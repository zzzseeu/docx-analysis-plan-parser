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cs="Times New Roman"/>
          <w:b/>
          <w:bCs/>
          <w:color w:val="auto"/>
        </w:rPr>
      </w:pPr>
    </w:p>
    <w:p>
      <w:pPr>
        <w:ind w:left="0" w:leftChars="0" w:firstLine="0" w:firstLineChars="0"/>
        <w:rPr>
          <w:rFonts w:cs="Times New Roman"/>
          <w:b/>
          <w:bCs/>
          <w:color w:val="auto"/>
          <w:sz w:val="44"/>
          <w:szCs w:val="44"/>
        </w:rPr>
      </w:pPr>
    </w:p>
    <w:p>
      <w:pPr>
        <w:ind w:left="0" w:leftChars="0" w:firstLine="0" w:firstLineChars="0"/>
        <w:rPr>
          <w:rFonts w:cs="Times New Roman"/>
          <w:b/>
          <w:bCs/>
          <w:color w:val="auto"/>
          <w:sz w:val="44"/>
          <w:szCs w:val="44"/>
        </w:rPr>
      </w:pPr>
    </w:p>
    <w:p>
      <w:pPr>
        <w:ind w:firstLine="897"/>
        <w:rPr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hint="eastAsia" w:cs="Times New Roman"/>
          <w:b/>
          <w:bCs/>
          <w:color w:val="auto"/>
          <w:sz w:val="36"/>
          <w:szCs w:val="36"/>
        </w:rPr>
        <w:t>基于单细胞与</w:t>
      </w:r>
      <w:r>
        <w:rPr>
          <w:rFonts w:hint="eastAsia" w:cs="Times New Roman"/>
          <w:b/>
          <w:bCs/>
          <w:color w:val="auto"/>
          <w:sz w:val="36"/>
          <w:szCs w:val="36"/>
          <w:lang w:val="en-US" w:eastAsia="zh-CN"/>
        </w:rPr>
        <w:t>转录组</w:t>
      </w:r>
      <w:r>
        <w:rPr>
          <w:rFonts w:hint="eastAsia" w:cs="Times New Roman"/>
          <w:b/>
          <w:bCs/>
          <w:color w:val="auto"/>
          <w:sz w:val="36"/>
          <w:szCs w:val="36"/>
        </w:rPr>
        <w:t>测序探究</w:t>
      </w:r>
      <w:r>
        <w:rPr>
          <w:rFonts w:hint="eastAsia" w:cs="Times New Roman"/>
          <w:b/>
          <w:bCs/>
          <w:color w:val="auto"/>
          <w:sz w:val="36"/>
          <w:szCs w:val="36"/>
          <w:lang w:val="en-US" w:eastAsia="zh-CN"/>
        </w:rPr>
        <w:t>***</w:t>
      </w:r>
      <w:r>
        <w:rPr>
          <w:rFonts w:hint="eastAsia" w:cs="Times New Roman"/>
          <w:b/>
          <w:bCs/>
          <w:color w:val="auto"/>
          <w:sz w:val="36"/>
          <w:szCs w:val="36"/>
        </w:rPr>
        <w:t>中与</w:t>
      </w:r>
      <w:r>
        <w:rPr>
          <w:rFonts w:hint="eastAsia" w:cs="Times New Roman"/>
          <w:b/>
          <w:bCs/>
          <w:color w:val="auto"/>
          <w:sz w:val="36"/>
          <w:szCs w:val="36"/>
          <w:lang w:val="en-US" w:eastAsia="zh-CN"/>
        </w:rPr>
        <w:t>***</w:t>
      </w:r>
      <w:r>
        <w:rPr>
          <w:rFonts w:hint="eastAsia" w:cs="Times New Roman"/>
          <w:b/>
          <w:bCs/>
          <w:color w:val="auto"/>
          <w:sz w:val="36"/>
          <w:szCs w:val="36"/>
        </w:rPr>
        <w:t>相关关键基因挖掘及实验验证</w:t>
      </w:r>
      <w:r>
        <w:commentReference w:id="0"/>
      </w:r>
    </w:p>
    <w:p>
      <w:pPr>
        <w:wordWrap/>
        <w:ind w:firstLine="897"/>
        <w:jc w:val="center"/>
        <w:rPr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897"/>
        <w:jc w:val="center"/>
        <w:rPr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both"/>
        <w:rPr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both"/>
        <w:rPr>
          <w:ins w:id="0" w:author="qxl" w:date="2026-06-29T16:25:20Z"/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both"/>
        <w:rPr>
          <w:ins w:id="1" w:author="qxl" w:date="2026-06-29T16:25:20Z"/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both"/>
        <w:rPr>
          <w:ins w:id="2" w:author="qxl" w:date="2026-06-29T16:25:21Z"/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both"/>
        <w:rPr>
          <w:ins w:id="3" w:author="qxl" w:date="2026-06-29T16:25:21Z"/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both"/>
        <w:rPr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center"/>
        <w:rPr>
          <w:rFonts w:cs="Times New Roman"/>
          <w:b/>
          <w:bCs/>
          <w:color w:val="auto"/>
          <w:sz w:val="44"/>
          <w:szCs w:val="44"/>
        </w:rPr>
      </w:pPr>
    </w:p>
    <w:p>
      <w:pPr>
        <w:wordWrap/>
        <w:ind w:firstLine="0" w:firstLineChars="0"/>
        <w:jc w:val="center"/>
        <w:rPr>
          <w:rFonts w:hint="eastAsia" w:cs="Times New Roman"/>
          <w:b/>
          <w:bCs/>
          <w:color w:val="auto"/>
          <w:sz w:val="32"/>
          <w:szCs w:val="32"/>
        </w:rPr>
      </w:pPr>
      <w:r>
        <w:rPr>
          <w:rFonts w:hint="eastAsia" w:cs="Times New Roman"/>
          <w:b/>
          <w:bCs/>
          <w:color w:val="auto"/>
          <w:sz w:val="32"/>
          <w:szCs w:val="32"/>
        </w:rPr>
        <w:t>项目编号：</w:t>
      </w:r>
    </w:p>
    <w:p>
      <w:pPr>
        <w:wordWrap/>
        <w:ind w:firstLine="0" w:firstLineChars="0"/>
        <w:jc w:val="center"/>
        <w:rPr>
          <w:rFonts w:hint="default" w:eastAsia="宋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cs="Times New Roman"/>
          <w:b/>
          <w:bCs/>
          <w:color w:val="auto"/>
          <w:sz w:val="32"/>
          <w:szCs w:val="32"/>
          <w:lang w:val="en-US" w:eastAsia="zh-CN"/>
        </w:rPr>
        <w:t>Project-</w:t>
      </w:r>
      <w:r>
        <w:rPr>
          <w:rFonts w:hint="eastAsia"/>
          <w:color w:val="auto"/>
          <w:lang w:val="en-US" w:eastAsia="zh-CN"/>
        </w:rPr>
        <w:t>*****</w:t>
      </w: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color w:val="auto"/>
          <w:kern w:val="2"/>
          <w:sz w:val="21"/>
          <w:szCs w:val="24"/>
          <w:lang w:val="en-US" w:eastAsia="zh-CN" w:bidi="ar-SA"/>
        </w:rPr>
        <w:sectPr>
          <w:head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  <w:r>
        <w:commentReference w:id="1"/>
      </w:r>
    </w:p>
    <w:sdt>
      <w:sdtPr>
        <w:rPr>
          <w:rFonts w:ascii="宋体" w:hAnsi="宋体" w:eastAsia="宋体" w:cstheme="minorBidi"/>
          <w:color w:val="auto"/>
          <w:kern w:val="2"/>
          <w:sz w:val="21"/>
          <w:szCs w:val="24"/>
          <w:lang w:val="en-US" w:eastAsia="zh-CN" w:bidi="ar-SA"/>
        </w:rPr>
        <w:id w:val="14745278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color w:val="auto"/>
          <w:kern w:val="2"/>
          <w:sz w:val="44"/>
          <w:szCs w:val="28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auto"/>
            </w:rPr>
          </w:pPr>
          <w:bookmarkStart w:id="0" w:name="_Toc17851"/>
          <w:r>
            <w:rPr>
              <w:rFonts w:ascii="宋体" w:hAnsi="宋体" w:eastAsia="宋体"/>
              <w:color w:val="auto"/>
              <w:sz w:val="28"/>
              <w:szCs w:val="36"/>
            </w:rPr>
            <w:t>目录</w:t>
          </w:r>
          <w:r>
            <w:commentReference w:id="2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TOC \o "1-3" \h \u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_Toc805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1 </w:t>
          </w:r>
          <w:r>
            <w:rPr>
              <w:color w:val="auto"/>
            </w:rPr>
            <w:t>项目概述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_Toc805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_Toc11170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color w:val="auto"/>
            </w:rPr>
            <w:t>1.1 项目背景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_Toc11170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_Toc10847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1.2 分析</w:t>
          </w:r>
          <w:r>
            <w:rPr>
              <w:rFonts w:hint="eastAsia"/>
              <w:color w:val="auto"/>
            </w:rPr>
            <w:t>方法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_Toc10847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_Toc14848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1.3 数据来源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_Toc14848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_Toc19011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1.4 </w:t>
          </w:r>
          <w:r>
            <w:rPr>
              <w:rFonts w:hint="eastAsia"/>
              <w:color w:val="auto"/>
            </w:rPr>
            <w:t>研究目标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_Toc19011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_Toc29690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1.5 </w:t>
          </w:r>
          <w:r>
            <w:rPr>
              <w:rFonts w:hint="eastAsia"/>
              <w:color w:val="auto"/>
            </w:rPr>
            <w:t>拟解决的关键科学问题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_Toc29690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_Toc24452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1.6 </w:t>
          </w:r>
          <w:r>
            <w:rPr>
              <w:rFonts w:hint="eastAsia"/>
              <w:color w:val="auto"/>
            </w:rPr>
            <w:t>创新性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_Toc24452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_Toc14919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1.7 </w:t>
          </w:r>
          <w:r>
            <w:rPr>
              <w:rFonts w:hint="eastAsia"/>
              <w:color w:val="auto"/>
            </w:rPr>
            <w:t>流程图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_Toc14919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_Toc2952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2 分析结果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_Toc2952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_Toc1565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2.1 </w:t>
          </w:r>
          <w:r>
            <w:rPr>
              <w:rFonts w:hint="eastAsia"/>
              <w:color w:val="auto"/>
            </w:rPr>
            <w:t>差异表达基因鉴定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_Toc1565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_Toc21124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2.1.1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_Toc21124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_Toc25417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3 项目总结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_Toc25417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_Toc4032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4 项目调整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_Toc4032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_Toc27638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5 软件列表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_Toc27638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_Toc30897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5.1 </w:t>
          </w:r>
          <w:r>
            <w:rPr>
              <w:rFonts w:hint="eastAsia"/>
              <w:color w:val="auto"/>
            </w:rPr>
            <w:t>本研究中使用的主要软件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_Toc30897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_Toc23516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 xml:space="preserve">5.2 </w:t>
          </w:r>
          <w:r>
            <w:rPr>
              <w:rFonts w:hint="eastAsia"/>
              <w:color w:val="auto"/>
            </w:rPr>
            <w:t>本研究中使用的</w:t>
          </w:r>
          <w:r>
            <w:rPr>
              <w:rFonts w:hint="eastAsia"/>
              <w:color w:val="auto"/>
              <w:lang w:val="en-US" w:eastAsia="zh-CN"/>
            </w:rPr>
            <w:t>R包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_Toc23516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_Toc3580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5.3 R包参考文献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_Toc3580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_Toc15783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lang w:val="en-US" w:eastAsia="zh-CN"/>
            </w:rPr>
            <w:t>6</w:t>
          </w:r>
          <w:r>
            <w:rPr>
              <w:rFonts w:hint="default"/>
              <w:color w:val="auto"/>
              <w:lang w:val="en-US" w:eastAsia="zh-CN"/>
            </w:rPr>
            <w:t xml:space="preserve"> </w:t>
          </w:r>
          <w:r>
            <w:rPr>
              <w:rFonts w:hint="default"/>
              <w:color w:val="auto"/>
            </w:rPr>
            <w:t>报告质检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_Toc15783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7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_Toc4531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</w:rPr>
            <w:t>参考文献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_Toc4531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color w:val="auto"/>
            </w:rPr>
          </w:pPr>
          <w:r>
            <w:rPr>
              <w:rFonts w:hint="eastAsia"/>
              <w:color w:val="auto"/>
              <w:lang w:val="en-US" w:eastAsia="zh-CN"/>
            </w:rPr>
            <w:fldChar w:fldCharType="begin"/>
          </w:r>
          <w:r>
            <w:rPr>
              <w:rFonts w:hint="eastAsia"/>
              <w:color w:val="auto"/>
              <w:lang w:val="en-US" w:eastAsia="zh-CN"/>
            </w:rPr>
            <w:instrText xml:space="preserve"> HYPERLINK \l _Toc3288 </w:instrText>
          </w:r>
          <w:r>
            <w:rPr>
              <w:rFonts w:hint="eastAsia"/>
              <w:color w:val="auto"/>
              <w:lang w:val="en-US" w:eastAsia="zh-CN"/>
            </w:rPr>
            <w:fldChar w:fldCharType="separate"/>
          </w:r>
          <w:r>
            <w:rPr>
              <w:rFonts w:hint="eastAsia"/>
              <w:color w:val="auto"/>
              <w:szCs w:val="52"/>
            </w:rPr>
            <w:t>联系我们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_Toc3288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  <w:p>
          <w:pPr>
            <w:pStyle w:val="2"/>
            <w:bidi w:val="0"/>
            <w:rPr>
              <w:rFonts w:hint="eastAsia" w:ascii="Times New Roman" w:hAnsi="Times New Roman" w:eastAsia="宋体" w:cs="Times New Roman"/>
              <w:b/>
              <w:bCs/>
              <w:color w:val="auto"/>
              <w:kern w:val="2"/>
              <w:sz w:val="44"/>
              <w:szCs w:val="28"/>
              <w:lang w:val="en-US" w:eastAsia="zh-CN" w:bidi="ar-SA"/>
            </w:rPr>
          </w:pPr>
          <w:r>
            <w:rPr>
              <w:rFonts w:hint="eastAsia"/>
              <w:color w:val="auto"/>
              <w:lang w:val="en-US" w:eastAsia="zh-CN"/>
            </w:rPr>
            <w:fldChar w:fldCharType="end"/>
          </w:r>
        </w:p>
      </w:sdtContent>
    </w:sdt>
    <w:p>
      <w:pPr>
        <w:rPr>
          <w:rFonts w:hint="eastAsia"/>
          <w:color w:val="auto"/>
          <w:lang w:val="en-US" w:eastAsia="zh-CN"/>
        </w:rPr>
      </w:pPr>
    </w:p>
    <w:p>
      <w:pPr>
        <w:pStyle w:val="2"/>
        <w:bidi w:val="0"/>
        <w:rPr>
          <w:rFonts w:hint="eastAsia"/>
          <w:color w:val="auto"/>
          <w:lang w:val="en-US" w:eastAsia="zh-CN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bookmarkEnd w:id="0"/>
    <w:p>
      <w:pPr>
        <w:pStyle w:val="2"/>
        <w:bidi w:val="0"/>
        <w:rPr>
          <w:color w:val="auto"/>
        </w:rPr>
      </w:pPr>
      <w:bookmarkStart w:id="1" w:name="_Toc805"/>
      <w:bookmarkStart w:id="2" w:name="_Toc11170"/>
      <w:r>
        <w:rPr>
          <w:rFonts w:hint="eastAsia"/>
          <w:color w:val="auto"/>
          <w:lang w:val="en-US" w:eastAsia="zh-CN"/>
        </w:rPr>
        <w:t xml:space="preserve">1 </w:t>
      </w:r>
      <w:r>
        <w:rPr>
          <w:color w:val="auto"/>
        </w:rPr>
        <w:t>项目概述</w:t>
      </w:r>
      <w:bookmarkEnd w:id="1"/>
      <w:r>
        <w:commentReference w:id="3"/>
      </w:r>
    </w:p>
    <w:p>
      <w:pPr>
        <w:pStyle w:val="3"/>
        <w:bidi w:val="0"/>
        <w:rPr>
          <w:color w:val="auto"/>
          <w:sz w:val="44"/>
          <w:szCs w:val="44"/>
        </w:rPr>
      </w:pPr>
      <w:bookmarkStart w:id="3" w:name="_Toc30047"/>
      <w:bookmarkStart w:id="4" w:name="_Toc28720"/>
      <w:bookmarkStart w:id="5" w:name="_Toc26927"/>
      <w:bookmarkStart w:id="6" w:name="_Toc32335"/>
      <w:bookmarkStart w:id="7" w:name="_Toc20270"/>
      <w:bookmarkStart w:id="8" w:name="_Toc15611"/>
      <w:r>
        <w:rPr>
          <w:color w:val="auto"/>
        </w:rPr>
        <w:t>1.1 项目背景</w:t>
      </w:r>
      <w:bookmarkEnd w:id="2"/>
      <w:bookmarkEnd w:id="3"/>
      <w:bookmarkEnd w:id="4"/>
      <w:bookmarkEnd w:id="5"/>
      <w:bookmarkEnd w:id="6"/>
      <w:bookmarkEnd w:id="7"/>
      <w:bookmarkEnd w:id="8"/>
      <w:r>
        <w:commentReference w:id="4"/>
      </w:r>
    </w:p>
    <w:p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骨关节炎</w:t>
      </w:r>
      <w:r>
        <w:commentReference w:id="5"/>
      </w:r>
      <w:r>
        <w:rPr>
          <w:rFonts w:hint="eastAsia"/>
          <w:color w:val="auto"/>
        </w:rPr>
        <w:t>（Osteoarthritis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OA）是一种常见的退行性关节疾病，主要影响膝关节、髋关节和手关节，主要特征是软骨、骨骼、滑膜、韧带、肌肉、半月板、和关节周围脂肪组织和神经通路的病理变化，导致关节疼痛、僵硬、肿胀和畸形外等功能障碍</w:t>
      </w:r>
      <w:r>
        <w:rPr>
          <w:rFonts w:cs="Times New Roman"/>
          <w:color w:val="auto"/>
          <w:kern w:val="0"/>
          <w:lang w:bidi="ar"/>
        </w:rPr>
        <w:fldChar w:fldCharType="begin">
          <w:fldData xml:space="preserve">PEVuZE5vdGU+PENpdGU+PEF1dGhvcj5ZdTwvQXV0aG9yPjxZZWFyPjIwMjI8L1llYXI+PFJlY051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</w:fldData>
        </w:fldChar>
      </w:r>
      <w:r>
        <w:rPr>
          <w:rFonts w:cs="Times New Roman"/>
          <w:color w:val="auto"/>
          <w:kern w:val="0"/>
          <w:lang w:bidi="ar"/>
        </w:rPr>
        <w:instrText xml:space="preserve"> ADDIN EN.CITE </w:instrText>
      </w:r>
      <w:r>
        <w:rPr>
          <w:rFonts w:cs="Times New Roman"/>
          <w:color w:val="auto"/>
          <w:kern w:val="0"/>
          <w:lang w:bidi="ar"/>
        </w:rPr>
        <w:fldChar w:fldCharType="begin">
          <w:fldData xml:space="preserve">PEVuZE5vdGU+PENpdGU+PEF1dGhvcj5ZdTwvQXV0aG9yPjxZZWFyPjIwMjI8L1llYXI+PFJlY051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</w:fldData>
        </w:fldChar>
      </w:r>
      <w:r>
        <w:rPr>
          <w:rFonts w:cs="Times New Roman"/>
          <w:color w:val="auto"/>
          <w:kern w:val="0"/>
          <w:lang w:bidi="ar"/>
        </w:rPr>
        <w:instrText xml:space="preserve"> ADDIN EN.CITE.DATA </w:instrText>
      </w:r>
      <w:r>
        <w:rPr>
          <w:rFonts w:cs="Times New Roman"/>
          <w:color w:val="auto"/>
          <w:kern w:val="0"/>
          <w:lang w:bidi="ar"/>
        </w:rPr>
        <w:fldChar w:fldCharType="end"/>
      </w:r>
      <w:r>
        <w:rPr>
          <w:rFonts w:cs="Times New Roman"/>
          <w:color w:val="auto"/>
          <w:kern w:val="0"/>
          <w:lang w:bidi="ar"/>
        </w:rPr>
        <w:fldChar w:fldCharType="separate"/>
      </w:r>
      <w:r>
        <w:rPr>
          <w:rFonts w:cs="Times New Roman"/>
          <w:color w:val="auto"/>
          <w:kern w:val="0"/>
          <w:vertAlign w:val="superscript"/>
          <w:lang w:bidi="ar"/>
        </w:rPr>
        <w:t>[1]</w:t>
      </w:r>
      <w:r>
        <w:rPr>
          <w:rFonts w:cs="Times New Roman"/>
          <w:color w:val="auto"/>
          <w:kern w:val="0"/>
          <w:lang w:bidi="ar"/>
        </w:rPr>
        <w:fldChar w:fldCharType="end"/>
      </w:r>
      <w:r>
        <w:rPr>
          <w:rFonts w:hint="eastAsia"/>
          <w:color w:val="auto"/>
        </w:rPr>
        <w:t>。</w:t>
      </w:r>
    </w:p>
    <w:p>
      <w:pPr>
        <w:pStyle w:val="3"/>
        <w:bidi w:val="0"/>
        <w:rPr>
          <w:rFonts w:hint="default"/>
          <w:color w:val="auto"/>
          <w:lang w:val="en-US" w:eastAsia="zh-CN"/>
        </w:rPr>
      </w:pPr>
      <w:bookmarkStart w:id="9" w:name="_Toc14919"/>
      <w:r>
        <w:rPr>
          <w:rFonts w:hint="eastAsia"/>
          <w:color w:val="auto"/>
          <w:lang w:val="en-US" w:eastAsia="zh-CN"/>
        </w:rPr>
        <w:t>........</w:t>
      </w:r>
    </w:p>
    <w:p>
      <w:pPr>
        <w:pStyle w:val="3"/>
        <w:bidi w:val="0"/>
        <w:rPr>
          <w:color w:val="auto"/>
        </w:rPr>
      </w:pPr>
      <w:r>
        <w:rPr>
          <w:rFonts w:hint="eastAsia"/>
          <w:color w:val="auto"/>
          <w:lang w:val="en-US" w:eastAsia="zh-CN"/>
        </w:rPr>
        <w:t xml:space="preserve">1.7 </w:t>
      </w:r>
      <w:r>
        <w:rPr>
          <w:rFonts w:hint="eastAsia"/>
          <w:color w:val="auto"/>
        </w:rPr>
        <w:t>流程图</w:t>
      </w:r>
      <w:bookmarkEnd w:id="9"/>
    </w:p>
    <w:p>
      <w:pPr>
        <w:bidi w:val="0"/>
        <w:ind w:left="0" w:leftChars="0" w:firstLine="0" w:firstLineChars="0"/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bidi w:val="0"/>
        <w:ind w:left="0" w:leftChars="0" w:firstLine="0" w:firstLineChars="0"/>
        <w:rPr>
          <w:rFonts w:hint="eastAsia"/>
          <w:color w:val="auto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图1 流程图</w:t>
      </w:r>
      <w:r>
        <w:commentReference w:id="6"/>
      </w:r>
    </w:p>
    <w:p>
      <w:pPr>
        <w:pStyle w:val="3"/>
        <w:bidi w:val="0"/>
        <w:rPr>
          <w:rFonts w:hint="eastAsia"/>
          <w:color w:val="auto"/>
          <w:lang w:val="en-US" w:eastAsia="zh-CN"/>
        </w:rPr>
      </w:pPr>
      <w:bookmarkStart w:id="10" w:name="_Toc10847"/>
      <w:r>
        <w:rPr>
          <w:rFonts w:hint="eastAsia"/>
          <w:color w:val="auto"/>
          <w:sz w:val="44"/>
          <w:szCs w:val="44"/>
          <w:lang w:val="en-US" w:eastAsia="zh-CN"/>
        </w:rPr>
        <w:t>2分析</w:t>
      </w:r>
      <w:r>
        <w:rPr>
          <w:rFonts w:hint="eastAsia"/>
          <w:color w:val="auto"/>
          <w:sz w:val="44"/>
          <w:szCs w:val="44"/>
        </w:rPr>
        <w:t>方法</w:t>
      </w:r>
      <w:bookmarkEnd w:id="10"/>
      <w:r>
        <w:commentReference w:id="7"/>
      </w:r>
    </w:p>
    <w:p>
      <w:pPr>
        <w:pStyle w:val="3"/>
        <w:bidi w:val="0"/>
        <w:rPr>
          <w:rFonts w:hint="eastAsia"/>
          <w:color w:val="auto"/>
          <w:lang w:val="en-US" w:eastAsia="zh-CN"/>
        </w:rPr>
      </w:pPr>
      <w:bookmarkStart w:id="11" w:name="_Toc14848"/>
      <w:r>
        <w:rPr>
          <w:rFonts w:hint="eastAsia"/>
          <w:color w:val="auto"/>
          <w:lang w:val="en-US" w:eastAsia="zh-CN"/>
        </w:rPr>
        <w:t>2.1 数据来源</w:t>
      </w:r>
      <w:bookmarkEnd w:id="11"/>
    </w:p>
    <w:p>
      <w:pPr>
        <w:numPr>
          <w:ilvl w:val="-1"/>
          <w:numId w:val="0"/>
        </w:numPr>
        <w:bidi w:val="0"/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b/>
          <w:bCs/>
          <w:color w:val="auto"/>
          <w:u w:val="none"/>
        </w:rPr>
        <w:t>训练集</w:t>
      </w:r>
      <w:r>
        <w:rPr>
          <w:color w:val="auto"/>
          <w:u w:val="none"/>
        </w:rPr>
        <w:t>：</w:t>
      </w:r>
      <w:r>
        <w:rPr>
          <w:rFonts w:hint="eastAsia"/>
          <w:color w:val="auto"/>
          <w:u w:val="none"/>
        </w:rPr>
        <w:t>从基因表达综合数据库（Gene Expression Omnibus，GEO，https://www.ncbi.nlm.nih.gov/geo/）下载</w:t>
      </w:r>
      <w:r>
        <w:rPr>
          <w:rFonts w:hint="eastAsia"/>
          <w:b/>
          <w:bCs/>
          <w:color w:val="auto"/>
          <w:u w:val="none"/>
        </w:rPr>
        <w:t>GSE55235</w:t>
      </w:r>
      <w:r>
        <w:rPr>
          <w:rFonts w:hint="eastAsia"/>
          <w:color w:val="auto"/>
          <w:u w:val="none"/>
        </w:rPr>
        <w:t>数据集（GPL96）。样本类型及数量：</w:t>
      </w:r>
      <w:r>
        <w:rPr>
          <w:rFonts w:hint="eastAsia"/>
          <w:color w:val="auto"/>
          <w:u w:val="none"/>
          <w:lang w:val="en-US" w:eastAsia="zh-CN"/>
        </w:rPr>
        <w:t>10</w:t>
      </w:r>
      <w:r>
        <w:rPr>
          <w:rFonts w:hint="eastAsia"/>
          <w:color w:val="auto"/>
          <w:u w:val="none"/>
        </w:rPr>
        <w:t>个OA患者，</w:t>
      </w:r>
      <w:r>
        <w:rPr>
          <w:rFonts w:hint="eastAsia"/>
          <w:color w:val="auto"/>
          <w:u w:val="none"/>
          <w:lang w:val="en-US" w:eastAsia="zh-CN"/>
        </w:rPr>
        <w:t>10</w:t>
      </w:r>
      <w:r>
        <w:rPr>
          <w:rFonts w:hint="eastAsia"/>
          <w:color w:val="auto"/>
          <w:u w:val="none"/>
        </w:rPr>
        <w:t>个正常受试者的膝关节滑膜组织样本。测序方式：高通量测序；用途：差异基因</w:t>
      </w:r>
      <w:r>
        <w:rPr>
          <w:rFonts w:hint="eastAsia"/>
          <w:color w:val="auto"/>
          <w:u w:val="none"/>
          <w:lang w:val="en-US" w:eastAsia="zh-CN"/>
        </w:rPr>
        <w:t>的鉴定</w:t>
      </w:r>
      <w:r>
        <w:rPr>
          <w:rFonts w:hint="eastAsia"/>
          <w:color w:val="auto"/>
          <w:u w:val="none"/>
        </w:rPr>
        <w:t>。</w:t>
      </w:r>
      <w:r>
        <w:rPr>
          <w:rFonts w:hint="eastAsia"/>
          <w:color w:val="auto"/>
          <w:lang w:val="en-US" w:eastAsia="zh-CN"/>
        </w:rPr>
        <w:t>（访问时间：2025.3.21）</w:t>
      </w:r>
      <w:r>
        <w:commentReference w:id="8"/>
      </w:r>
    </w:p>
    <w:p>
      <w:pPr>
        <w:numPr>
          <w:ilvl w:val="0"/>
          <w:numId w:val="0"/>
        </w:numPr>
        <w:ind w:firstLine="0" w:firstLineChars="0"/>
        <w:rPr>
          <w:ins w:id="4" w:author="qxl" w:date="2026-06-29T16:28:26Z"/>
          <w:rFonts w:hint="eastAsia" w:ascii="Times New Roman" w:hAnsi="Times New Roman" w:eastAsia="宋体"/>
          <w:b w:val="0"/>
          <w:bCs w:val="0"/>
          <w:color w:val="auto"/>
          <w:u w:val="none"/>
        </w:rPr>
      </w:pPr>
      <w:ins w:id="5" w:author="qxl" w:date="2026-06-29T16:28:24Z">
        <w:bookmarkStart w:id="12" w:name="_Toc19011"/>
        <w:r>
          <w:rPr>
            <w:rFonts w:hint="eastAsia" w:ascii="Times New Roman" w:hAnsi="Times New Roman" w:eastAsia="宋体"/>
            <w:b w:val="0"/>
            <w:bCs w:val="0"/>
            <w:color w:val="auto"/>
            <w:u w:val="none"/>
            <w:lang w:val="en-US" w:eastAsia="zh-CN"/>
          </w:rPr>
          <w:t>验证</w:t>
        </w:r>
      </w:ins>
      <w:ins w:id="6" w:author="qxl" w:date="2026-06-29T16:28:08Z">
        <w:r>
          <w:rPr>
            <w:rFonts w:hint="eastAsia" w:ascii="Times New Roman" w:hAnsi="Times New Roman" w:eastAsia="宋体"/>
            <w:b w:val="0"/>
            <w:bCs w:val="0"/>
            <w:color w:val="auto"/>
            <w:u w:val="none"/>
          </w:rPr>
          <w:t>集：</w:t>
        </w:r>
      </w:ins>
    </w:p>
    <w:p>
      <w:pPr>
        <w:numPr>
          <w:ilvl w:val="0"/>
          <w:numId w:val="0"/>
        </w:numPr>
        <w:ind w:firstLine="0" w:firstLineChars="0"/>
        <w:rPr>
          <w:ins w:id="7" w:author="qxl" w:date="2026-06-29T16:27:28Z"/>
          <w:rFonts w:hint="eastAsia" w:ascii="Times New Roman" w:hAnsi="Times New Roman" w:eastAsia="宋体"/>
          <w:b w:val="0"/>
          <w:bCs w:val="0"/>
          <w:color w:val="auto"/>
          <w:u w:val="none"/>
          <w:lang w:val="en-US" w:eastAsia="zh-CN"/>
        </w:rPr>
      </w:pPr>
      <w:ins w:id="8" w:author="qxl" w:date="2026-06-29T16:28:28Z">
        <w:r>
          <w:rPr>
            <w:rFonts w:hint="eastAsia" w:ascii="Times New Roman" w:hAnsi="Times New Roman" w:eastAsia="宋体"/>
            <w:b w:val="0"/>
            <w:bCs w:val="0"/>
            <w:color w:val="auto"/>
            <w:u w:val="none"/>
            <w:lang w:val="en-US" w:eastAsia="zh-CN"/>
          </w:rPr>
          <w:t>方向</w:t>
        </w:r>
      </w:ins>
      <w:ins w:id="9" w:author="qxl" w:date="2026-06-29T16:28:29Z">
        <w:r>
          <w:rPr>
            <w:rFonts w:hint="eastAsia" w:ascii="Times New Roman" w:hAnsi="Times New Roman" w:eastAsia="宋体"/>
            <w:b w:val="0"/>
            <w:bCs w:val="0"/>
            <w:color w:val="auto"/>
            <w:u w:val="none"/>
            <w:lang w:val="en-US" w:eastAsia="zh-CN"/>
          </w:rPr>
          <w:t>基因</w:t>
        </w:r>
      </w:ins>
      <w:ins w:id="10" w:author="qxl" w:date="2026-06-29T16:28:31Z">
        <w:r>
          <w:rPr>
            <w:rFonts w:hint="eastAsia" w:ascii="Times New Roman" w:hAnsi="Times New Roman" w:eastAsia="宋体"/>
            <w:b w:val="0"/>
            <w:bCs w:val="0"/>
            <w:color w:val="auto"/>
            <w:u w:val="none"/>
            <w:lang w:val="en-US" w:eastAsia="zh-CN"/>
          </w:rPr>
          <w:t>：</w:t>
        </w:r>
      </w:ins>
    </w:p>
    <w:p>
      <w:pPr>
        <w:pStyle w:val="3"/>
        <w:bidi w:val="0"/>
        <w:rPr>
          <w:rFonts w:hint="default"/>
          <w:color w:val="auto"/>
          <w:lang w:val="en-US"/>
        </w:rPr>
      </w:pPr>
      <w:r>
        <w:rPr>
          <w:rFonts w:hint="eastAsia"/>
          <w:color w:val="auto"/>
          <w:lang w:val="en-US" w:eastAsia="zh-CN"/>
        </w:rPr>
        <w:t xml:space="preserve">2.2 </w:t>
      </w:r>
      <w:bookmarkEnd w:id="12"/>
      <w:r>
        <w:rPr>
          <w:rFonts w:hint="eastAsia"/>
          <w:color w:val="auto"/>
          <w:lang w:val="en-US" w:eastAsia="zh-CN"/>
        </w:rPr>
        <w:t>差异分析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eastAsia="宋体"/>
          <w:color w:val="auto"/>
          <w:lang w:val="en-US" w:eastAsia="zh-CN"/>
        </w:rPr>
      </w:pPr>
      <w:bookmarkStart w:id="13" w:name="OLE_LINK36"/>
      <w:r>
        <w:rPr>
          <w:rFonts w:hint="eastAsia" w:ascii="Times New Roman" w:hAnsi="Times New Roman" w:eastAsia="宋体"/>
          <w:color w:val="auto"/>
          <w:lang w:val="en-US" w:eastAsia="zh-CN"/>
        </w:rPr>
        <w:t>在训练集GSE140829中，利用R包limma（v3.56.2）[PMID: 25516281]对AD样本与正常样本（AD vs 正常）进行差异表达分析，差异筛选条件为|log2FC| &gt; 1 且 adj.P.Value &lt; 0.05。</w:t>
      </w:r>
      <w:r>
        <w:commentReference w:id="9"/>
      </w:r>
    </w:p>
    <w:p>
      <w:pPr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</w:p>
    <w:bookmarkEnd w:id="13"/>
    <w:p>
      <w:pPr>
        <w:wordWrap/>
        <w:ind w:firstLine="0" w:firstLineChars="0"/>
        <w:jc w:val="center"/>
        <w:rPr>
          <w:color w:val="auto"/>
        </w:rPr>
      </w:pPr>
    </w:p>
    <w:p>
      <w:pPr>
        <w:widowControl/>
        <w:wordWrap/>
        <w:spacing w:line="240" w:lineRule="auto"/>
        <w:ind w:firstLine="0" w:firstLineChars="0"/>
        <w:jc w:val="center"/>
        <w:rPr>
          <w:b/>
          <w:color w:val="auto"/>
        </w:rPr>
      </w:pPr>
      <w:r>
        <w:rPr>
          <w:color w:val="auto"/>
        </w:rPr>
        <w:br w:type="page"/>
      </w:r>
    </w:p>
    <w:p>
      <w:pPr>
        <w:pStyle w:val="2"/>
        <w:bidi w:val="0"/>
        <w:rPr>
          <w:rFonts w:hint="eastAsia" w:cs="Times New Roman"/>
          <w:color w:val="auto"/>
          <w:lang w:val="en-US" w:eastAsia="zh-CN"/>
        </w:rPr>
      </w:pPr>
      <w:bookmarkStart w:id="14" w:name="_Toc2952"/>
      <w:bookmarkStart w:id="15" w:name="OLE_LINK19"/>
      <w:r>
        <w:rPr>
          <w:rFonts w:hint="eastAsia"/>
          <w:color w:val="auto"/>
          <w:lang w:val="en-US" w:eastAsia="zh-CN"/>
        </w:rPr>
        <w:t>2 分析结果</w:t>
      </w:r>
      <w:bookmarkEnd w:id="14"/>
      <w:r>
        <w:commentReference w:id="10"/>
      </w:r>
    </w:p>
    <w:p>
      <w:pPr>
        <w:pStyle w:val="3"/>
        <w:bidi w:val="0"/>
        <w:rPr>
          <w:rFonts w:hint="default"/>
          <w:color w:val="auto"/>
          <w:lang w:val="en-US"/>
        </w:rPr>
      </w:pPr>
      <w:bookmarkStart w:id="16" w:name="_Toc1565"/>
      <w:r>
        <w:rPr>
          <w:rFonts w:hint="eastAsia"/>
          <w:color w:val="auto"/>
          <w:lang w:val="en-US" w:eastAsia="zh-CN"/>
        </w:rPr>
        <w:t xml:space="preserve">2.1 </w:t>
      </w:r>
      <w:bookmarkEnd w:id="16"/>
      <w:r>
        <w:rPr>
          <w:rFonts w:hint="eastAsia"/>
          <w:color w:val="auto"/>
          <w:lang w:val="en-US" w:eastAsia="zh-CN"/>
        </w:rPr>
        <w:t>差异分析和候选基因的鉴定</w:t>
      </w:r>
      <w:r>
        <w:commentReference w:id="11"/>
      </w:r>
    </w:p>
    <w:p>
      <w:pPr>
        <w:bidi w:val="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（以下为示例内容）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commentReference w:id="12"/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差异表达分析共鉴定出738个DEGs（451个上调，287个下调）（图2.1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A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）。通过与RHO取交集，获得40个候选基因（图2.1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B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）。功能富集分析显示，候选基因共富集GO条目367个（BP: 302， CC: 41， MF: 24）及KEGG通路41条（图2.1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C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）。</w:t>
      </w:r>
      <w:r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 xml:space="preserve"> PPI 网络构建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结果表明</w:t>
      </w:r>
      <w:r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，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结果</w:t>
      </w:r>
      <w:r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得到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15</w:t>
      </w:r>
      <w:r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个蛋白的互作网络，该网络有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24</w:t>
      </w:r>
      <w:r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个节点，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92</w:t>
      </w:r>
      <w:r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条边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。</w:t>
      </w:r>
      <w:r>
        <w:commentReference w:id="13"/>
      </w:r>
    </w:p>
    <w:p>
      <w:pPr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</w:p>
    <w:p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1770" cy="2286635"/>
            <wp:effectExtent l="0" t="0" r="508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91790" cy="2092325"/>
            <wp:effectExtent l="0" t="0" r="3810" b="0"/>
            <wp:docPr id="2" name="图片 2" descr="02.venn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.venn_plot"/>
                    <pic:cNvPicPr>
                      <a:picLocks noChangeAspect="1"/>
                    </pic:cNvPicPr>
                  </pic:nvPicPr>
                  <pic:blipFill>
                    <a:blip r:embed="rId12"/>
                    <a:srcRect l="9635" t="18114" r="10972" b="24449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19905" cy="2592070"/>
            <wp:effectExtent l="0" t="0" r="4445" b="17780"/>
            <wp:docPr id="3" name="图片 3" descr="03.GO_KEGG_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.GO_KEGG_do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/>
          <w:color w:val="auto"/>
          <w:sz w:val="21"/>
          <w:szCs w:val="21"/>
        </w:rPr>
        <w:t>图2.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 xml:space="preserve">1 </w:t>
      </w:r>
      <w:r>
        <w:rPr>
          <w:rFonts w:ascii="Times New Roman" w:hAnsi="Times New Roman" w:cs="Times New Roman"/>
          <w:color w:val="auto"/>
          <w:sz w:val="21"/>
          <w:szCs w:val="21"/>
        </w:rPr>
        <w:t>差异表达基因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21"/>
          <w:szCs w:val="21"/>
        </w:rPr>
        <w:t>OA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color w:val="auto"/>
          <w:sz w:val="21"/>
          <w:szCs w:val="21"/>
        </w:rPr>
        <w:t>火山图（左）和热图（右）</w:t>
      </w:r>
      <w:r>
        <w:rPr>
          <w:rFonts w:hint="eastAsia" w:cs="Times New Roman"/>
          <w:color w:val="auto"/>
          <w:sz w:val="21"/>
          <w:szCs w:val="21"/>
          <w:lang w:eastAsia="zh-CN"/>
        </w:rPr>
        <w:t>；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4"/>
          <w:lang w:val="en-US" w:eastAsia="zh-CN"/>
        </w:rPr>
        <w:t>Fig3 候选基因鉴定；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4"/>
          <w:lang w:val="en-US" w:eastAsia="zh-CN"/>
        </w:rPr>
        <w:t>Fig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4"/>
          <w:lang w:val="en-US" w:eastAsia="zh-CN"/>
        </w:rPr>
        <w:t>4 GO、KEGG富集结果</w:t>
      </w:r>
      <w:r>
        <w:commentReference w:id="14"/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Times New Roman" w:hAnsi="Times New Roman" w:eastAsia="宋体" w:cs="Times New Roman"/>
          <w:b w:val="0"/>
          <w:bCs w:val="0"/>
          <w:sz w:val="21"/>
          <w:szCs w:val="24"/>
          <w:lang w:val="en-US" w:eastAsia="zh-CN"/>
        </w:rPr>
      </w:pPr>
      <w:r>
        <w:rPr>
          <w:rFonts w:ascii="Times New Roman" w:hAnsi="Times New Roman" w:cs="Times New Roman"/>
          <w:color w:val="auto"/>
          <w:sz w:val="21"/>
          <w:szCs w:val="21"/>
        </w:rPr>
        <w:t>注：（左</w:t>
      </w:r>
      <w:r>
        <w:rPr>
          <w:rFonts w:ascii="Times New Roman" w:hAnsi="Times New Roman" w:cs="Times New Roman"/>
          <w:color w:val="auto"/>
          <w:sz w:val="21"/>
          <w:szCs w:val="21"/>
          <w:highlight w:val="none"/>
        </w:rPr>
        <w:t>）纵坐标-log</w:t>
      </w:r>
      <w:r>
        <w:rPr>
          <w:rFonts w:ascii="Times New Roman" w:hAnsi="Times New Roman" w:cs="Times New Roman"/>
          <w:color w:val="auto"/>
          <w:sz w:val="21"/>
          <w:szCs w:val="21"/>
          <w:highlight w:val="none"/>
          <w:vertAlign w:val="subscript"/>
        </w:rPr>
        <w:t>10</w:t>
      </w:r>
      <w:r>
        <w:rPr>
          <w:rFonts w:ascii="Times New Roman" w:hAnsi="Times New Roman" w:cs="Times New Roman"/>
          <w:color w:val="auto"/>
          <w:sz w:val="21"/>
          <w:szCs w:val="21"/>
          <w:highlight w:val="none"/>
        </w:rPr>
        <w:t>(pvalue)，横坐标表示差异倍数log</w:t>
      </w:r>
      <w:r>
        <w:rPr>
          <w:rFonts w:ascii="Times New Roman" w:hAnsi="Times New Roman" w:cs="Times New Roman"/>
          <w:color w:val="auto"/>
          <w:sz w:val="21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auto"/>
          <w:sz w:val="21"/>
          <w:szCs w:val="21"/>
          <w:highlight w:val="none"/>
        </w:rPr>
        <w:t>FoldChange；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4"/>
          <w:lang w:val="en-US" w:eastAsia="zh-CN"/>
        </w:rPr>
        <w:t>蓝色圆圈表示在DEGs基因集合中的基因，粉色圆圈表示在RHO基因集合中的基因；图中从左到右，用不同颜色代表不同富集分析名称，圆圈大小代表在该通路上富集到的基因数量，最左边的条状图其长度代表p值显著性。</w:t>
      </w:r>
      <w:r>
        <w:commentReference w:id="15"/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99815" cy="2599690"/>
            <wp:effectExtent l="0" t="0" r="635" b="10160"/>
            <wp:docPr id="4" name="图片 4" descr="01_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1_ppi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  <w:t>备注：本小节所有分析数据及可视化图片均见0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  <w:t>_DEGs</w:t>
      </w:r>
      <w:r>
        <w:rPr>
          <w:rFonts w:hint="eastAsia" w:cs="Times New Roman"/>
          <w:b/>
          <w:bCs/>
          <w:color w:val="auto"/>
          <w:sz w:val="21"/>
          <w:szCs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_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Venn、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_GO_KEGG</w:t>
      </w:r>
      <w:r>
        <w:rPr>
          <w:rFonts w:hint="eastAsia" w:cs="Times New Roman"/>
          <w:b/>
          <w:bCs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04_PPI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文件夹</w:t>
      </w:r>
      <w:bookmarkStart w:id="17" w:name="_Toc21124"/>
      <w:r>
        <w:commentReference w:id="16"/>
      </w:r>
    </w:p>
    <w:p>
      <w:pPr>
        <w:pStyle w:val="3"/>
        <w:bidi w:val="0"/>
        <w:rPr>
          <w:rFonts w:hint="eastAsia" w:ascii="Times New Roman" w:hAnsi="Times New Roman" w:eastAsia="宋体"/>
          <w:color w:val="auto"/>
          <w:lang w:val="en-US" w:eastAsia="zh-CN"/>
        </w:rPr>
      </w:pPr>
      <w:bookmarkStart w:id="18" w:name="_Toc2653"/>
      <w:bookmarkStart w:id="19" w:name="_Toc16533"/>
      <w:bookmarkStart w:id="20" w:name="_Toc15213"/>
      <w:bookmarkStart w:id="21" w:name="_Toc19588"/>
      <w:bookmarkStart w:id="22" w:name="_Toc11250"/>
      <w:r>
        <w:rPr>
          <w:rFonts w:hint="eastAsia" w:ascii="Times New Roman" w:hAnsi="Times New Roman" w:eastAsia="宋体"/>
          <w:color w:val="auto"/>
          <w:lang w:val="en-US" w:eastAsia="zh-CN"/>
        </w:rPr>
        <w:t xml:space="preserve">2.2 </w:t>
      </w:r>
      <w:bookmarkEnd w:id="18"/>
      <w:bookmarkEnd w:id="19"/>
      <w:bookmarkEnd w:id="20"/>
      <w:bookmarkEnd w:id="21"/>
      <w:bookmarkEnd w:id="22"/>
      <w:r>
        <w:rPr>
          <w:rFonts w:hint="eastAsia" w:ascii="Times New Roman" w:hAnsi="Times New Roman" w:eastAsia="宋体"/>
          <w:color w:val="auto"/>
          <w:lang w:val="en-US" w:eastAsia="zh-CN"/>
        </w:rPr>
        <w:t>机器学习算法筛选关键生物标志物</w:t>
      </w:r>
    </w:p>
    <w:bookmarkEnd w:id="17"/>
    <w:p>
      <w:pPr>
        <w:wordWrap/>
        <w:spacing w:line="360" w:lineRule="auto"/>
        <w:ind w:firstLine="480" w:firstLineChars="0"/>
        <w:jc w:val="left"/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通过LASSO回归分析，在OP数据集中筛选得到5个候选特征基因：BTG2、JUN、ALCAM、DES和SERPINF1（图2.1A）。采用支持向量机（support vector machine，SVM）算法筛选出9个特征基因，包括CD247、RASA3、SERINC5、ITK、KIF1B、CD40LG、LCK、BACH2及IL1R2（图2.1A）。随机森林（random forest，RF）算法基于基因重要性评分（importance score &gt; 0）共筛选获得25个特征基因，其中包括CD4、KIF1B、NFIL3、CD247和BACH2等。对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三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种机器学习算法筛选得到的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特征基因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取交集，如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Fig6-G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所示，得到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4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zh-CN" w:eastAsia="zh-CN"/>
        </w:rPr>
        <w:t>个交集基因，分别为：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KIF1B、CD247、BACH2、SERINC5，这些基因被定义为关键候选基因。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</w:pPr>
    </w:p>
    <w:p>
      <w:p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  <w14:ligatures w14:val="none"/>
        </w:rPr>
        <w:t xml:space="preserve">2.3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14:ligatures w14:val="none"/>
        </w:rPr>
        <w:t>关键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  <w14:ligatures w14:val="none"/>
        </w:rPr>
        <w:t>基因</w:t>
      </w:r>
      <w:r>
        <w:rPr>
          <w:rFonts w:hint="eastAsia" w:cs="Times New Roman"/>
          <w:b/>
          <w:bCs/>
          <w:sz w:val="32"/>
          <w:szCs w:val="32"/>
          <w:lang w:val="en-US" w:eastAsia="zh-CN"/>
          <w14:ligatures w14:val="none"/>
        </w:rPr>
        <w:t>鉴定</w:t>
      </w:r>
    </w:p>
    <w:p>
      <w:pPr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在训练集和验证集中</w:t>
      </w:r>
      <w:r>
        <w:rPr>
          <w:rFonts w:hint="eastAsia" w:cs="Times New Roman"/>
          <w:bCs/>
          <w:sz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KIF1B、CD247、BACH2、SERINC5四个基因的表达显著且具有一致性表达趋势，并且4个基因的ROC都大于0.7，最终我们将4个基因定义为关键基因。</w:t>
      </w:r>
    </w:p>
    <w:p>
      <w:pPr>
        <w:widowControl/>
        <w:wordWrap w:val="0"/>
        <w:spacing w:before="156" w:beforeLines="50" w:after="156" w:afterLines="50" w:line="360" w:lineRule="auto"/>
        <w:ind w:left="0" w:leftChars="0" w:firstLine="0" w:firstLineChars="0"/>
        <w:jc w:val="left"/>
        <w:outlineLvl w:val="1"/>
        <w:rPr>
          <w:rFonts w:ascii="Times New Roman" w:hAnsi="Times New Roman" w:eastAsia="宋体" w:cs="Times New Roman"/>
          <w:sz w:val="24"/>
          <w14:ligatures w14:val="none"/>
        </w:rPr>
      </w:pPr>
      <w:bookmarkStart w:id="23" w:name="_Toc21873"/>
      <w:bookmarkStart w:id="24" w:name="_Toc29424"/>
      <w:bookmarkStart w:id="25" w:name="_Toc11799"/>
      <w:bookmarkStart w:id="26" w:name="_Toc26254"/>
      <w:bookmarkStart w:id="27" w:name="_Toc23104"/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  <w14:ligatures w14:val="none"/>
        </w:rPr>
        <w:t>2.</w:t>
      </w:r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  <w14:ligatures w14:val="none"/>
        </w:rPr>
        <w:t>4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  <w14:ligatures w14:val="none"/>
        </w:rPr>
        <w:t>免疫浸润分析</w:t>
      </w:r>
      <w:bookmarkEnd w:id="23"/>
      <w:bookmarkEnd w:id="24"/>
      <w:bookmarkEnd w:id="25"/>
      <w:bookmarkEnd w:id="26"/>
      <w:bookmarkEnd w:id="27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Lines="0" w:after="0" w:afterLines="0" w:line="360" w:lineRule="auto"/>
        <w:ind w:firstLine="480" w:firstLineChars="200"/>
        <w:jc w:val="left"/>
        <w:textAlignment w:val="auto"/>
        <w:rPr>
          <w:rFonts w:hint="default" w:cs="Times New Roman"/>
          <w:bCs/>
          <w:color w:val="00000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Cs/>
          <w:color w:val="000000"/>
          <w14:ligatures w14:val="none"/>
        </w:rPr>
        <w:t>ssGSEA算法</w:t>
      </w:r>
      <w:r>
        <w:rPr>
          <w:rFonts w:hint="eastAsia" w:cs="Times New Roman"/>
          <w:bCs/>
          <w:color w:val="000000"/>
          <w:lang w:val="en-US" w:eastAsia="zh-CN"/>
          <w14:ligatures w14:val="none"/>
        </w:rPr>
        <w:t>结果表明，Type 2 T helper cell在正常和疾病组中的浸润分数均较低，MDSC和 Neutrophil在正常和疾病组中的浸润分数均较高。</w:t>
      </w:r>
      <w:r>
        <w:rPr>
          <w:rFonts w:hint="eastAsia" w:ascii="Times New Roman" w:hAnsi="Times New Roman" w:eastAsia="宋体" w:cs="Times New Roman"/>
          <w:bCs/>
          <w:sz w:val="24"/>
          <w14:ligatures w14:val="none"/>
        </w:rPr>
        <w:t>在</w:t>
      </w:r>
      <w:r>
        <w:rPr>
          <w:rFonts w:hint="eastAsia" w:cs="Times New Roman"/>
          <w:bCs/>
          <w:color w:val="000000"/>
          <w:lang w:val="en-US" w:eastAsia="zh-CN"/>
          <w14:ligatures w14:val="none"/>
        </w:rPr>
        <w:t>Sepsis vs Control样本中差异免疫细胞有25种，多数差异免疫细胞之间都存在着较强的相关性，如Immature B cell与 Activated B cell, T follicular helper cell与Natural killer T cell呈正相关性；Type 17 T helper cell与 Central memory CD4 T cell呈负相关性。对差异免疫细胞与关键基因进行相关性分析，SERINC5、CD247和BACH2三个关键基因与多数免疫细胞等呈正相关。</w:t>
      </w:r>
    </w:p>
    <w:p>
      <w:pPr>
        <w:widowControl/>
        <w:wordWrap w:val="0"/>
        <w:spacing w:before="156" w:beforeLines="50" w:after="156" w:afterLines="50" w:line="360" w:lineRule="auto"/>
        <w:ind w:left="0" w:leftChars="0" w:firstLine="0" w:firstLineChars="0"/>
        <w:jc w:val="left"/>
        <w:outlineLvl w:val="1"/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  <w14:ligatures w14:val="none"/>
        </w:rPr>
      </w:pPr>
      <w:bookmarkStart w:id="28" w:name="_Toc29572"/>
      <w:bookmarkStart w:id="29" w:name="_Toc22309"/>
      <w:bookmarkStart w:id="30" w:name="_Toc21570"/>
      <w:bookmarkStart w:id="31" w:name="_Toc22731"/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  <w14:ligatures w14:val="none"/>
        </w:rPr>
        <w:t>2.7定位分析</w:t>
      </w:r>
      <w:bookmarkEnd w:id="28"/>
      <w:bookmarkEnd w:id="29"/>
      <w:bookmarkEnd w:id="30"/>
      <w:bookmarkEnd w:id="31"/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left"/>
        <w:textAlignment w:val="auto"/>
        <w:rPr>
          <w:rFonts w:hint="eastAsia" w:cs="Times New Roman"/>
          <w:bCs/>
          <w:color w:val="000000"/>
          <w:lang w:val="en-US" w:eastAsia="zh-CN"/>
          <w14:ligatures w14:val="none"/>
        </w:rPr>
      </w:pPr>
      <w:r>
        <w:rPr>
          <w:rFonts w:hint="eastAsia" w:cs="Times New Roman"/>
          <w:bCs/>
          <w:color w:val="000000"/>
          <w:lang w:val="en-US" w:eastAsia="zh-CN"/>
          <w14:ligatures w14:val="none"/>
        </w:rPr>
        <w:t>BACH2的基因产物主要分布于细胞核（nucleus）；KIF1B的基因产物主要分布于线粒体（mitochondrion）；CD247和SERINC5的基因产物主要分布于质膜（plasma membran）。KIF1B和CD247基因位于1号染色体上，SERINC5基因位于5号染色体上，BACH2基因位于6号染色体上。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left"/>
        <w:textAlignment w:val="auto"/>
        <w:rPr>
          <w:rFonts w:hint="eastAsia" w:cs="Times New Roman"/>
          <w:bCs/>
          <w:color w:val="000000"/>
          <w:lang w:val="en-US" w:eastAsia="zh-CN"/>
          <w14:ligatures w14:val="none"/>
        </w:rPr>
      </w:pPr>
    </w:p>
    <w:p>
      <w:pPr>
        <w:rPr>
          <w:rFonts w:hint="eastAsia" w:cs="Times New Roman"/>
          <w:bCs/>
          <w:color w:val="000000"/>
          <w:lang w:val="en-US" w:eastAsia="zh-CN"/>
          <w14:ligatures w14:val="none"/>
        </w:rPr>
      </w:pPr>
      <w:r>
        <w:rPr>
          <w:rFonts w:hint="eastAsia" w:cs="Times New Roman"/>
          <w:bCs/>
          <w:color w:val="000000"/>
          <w:lang w:val="en-US" w:eastAsia="zh-CN"/>
          <w14:ligatures w14:val="none"/>
        </w:rPr>
        <w:t>。。。。。。。。</w:t>
      </w:r>
    </w:p>
    <w:p>
      <w:p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  <w14:ligatures w14:val="none"/>
        </w:rPr>
        <w:t>2.12单细胞</w:t>
      </w:r>
    </w:p>
    <w:p>
      <w:pPr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br w:type="page"/>
      </w:r>
    </w:p>
    <w:bookmarkEnd w:id="15"/>
    <w:p>
      <w:pPr>
        <w:pStyle w:val="2"/>
        <w:bidi w:val="0"/>
        <w:rPr>
          <w:rFonts w:hint="eastAsia"/>
          <w:color w:val="auto"/>
          <w:lang w:val="en-US" w:eastAsia="zh-CN"/>
        </w:rPr>
      </w:pPr>
      <w:bookmarkStart w:id="32" w:name="_Toc25417"/>
      <w:r>
        <w:rPr>
          <w:rFonts w:hint="eastAsia"/>
          <w:color w:val="auto"/>
          <w:lang w:val="en-US" w:eastAsia="zh-CN"/>
        </w:rPr>
        <w:t>3 项目总结</w:t>
      </w:r>
      <w:bookmarkEnd w:id="32"/>
      <w:r>
        <w:commentReference w:id="17"/>
      </w:r>
    </w:p>
    <w:p>
      <w:pPr>
        <w:bidi w:val="0"/>
        <w:rPr>
          <w:color w:val="auto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highlight w:val="yellow"/>
          <w:lang w:val="en-US" w:eastAsia="zh-CN"/>
        </w:rPr>
        <w:t>内容正文格式</w:t>
      </w:r>
      <w:r>
        <w:rPr>
          <w:rFonts w:hint="eastAsia"/>
          <w:color w:val="auto"/>
          <w:lang w:eastAsia="zh-CN"/>
        </w:rPr>
        <w:t>）</w:t>
      </w:r>
    </w:p>
    <w:p>
      <w:pPr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主要是关键结果的生物学意义的梳理，需要提供至少5篇关键基因的参考文献，需要绘制简单的机理图，总结内容超过2页</w:t>
      </w:r>
      <w:r>
        <w:rPr>
          <w:rFonts w:hint="default"/>
          <w:color w:val="auto"/>
          <w:lang w:val="en-US" w:eastAsia="zh-CN"/>
        </w:rPr>
        <w:t>A</w:t>
      </w:r>
      <w:r>
        <w:rPr>
          <w:rFonts w:hint="eastAsia"/>
          <w:color w:val="auto"/>
          <w:lang w:val="en-US" w:eastAsia="zh-CN"/>
        </w:rPr>
        <w:t>4纸</w:t>
      </w:r>
      <w:bookmarkStart w:id="63" w:name="_GoBack"/>
      <w:bookmarkEnd w:id="63"/>
      <w:r>
        <w:rPr>
          <w:rFonts w:hint="eastAsia"/>
          <w:color w:val="auto"/>
        </w:rPr>
        <w:br w:type="page"/>
      </w:r>
    </w:p>
    <w:p>
      <w:pPr>
        <w:pStyle w:val="2"/>
        <w:bidi w:val="0"/>
        <w:rPr>
          <w:color w:val="auto"/>
        </w:rPr>
      </w:pPr>
      <w:bookmarkStart w:id="33" w:name="_Toc17401"/>
      <w:bookmarkStart w:id="34" w:name="_Toc4032"/>
      <w:bookmarkStart w:id="35" w:name="_Toc20790"/>
      <w:bookmarkStart w:id="36" w:name="_Toc8328"/>
      <w:r>
        <w:rPr>
          <w:rFonts w:hint="eastAsia"/>
          <w:color w:val="auto"/>
          <w:lang w:val="en-US" w:eastAsia="zh-CN"/>
        </w:rPr>
        <w:t>4 项目调整</w:t>
      </w:r>
      <w:bookmarkEnd w:id="33"/>
      <w:bookmarkEnd w:id="34"/>
      <w:bookmarkEnd w:id="35"/>
      <w:bookmarkEnd w:id="36"/>
      <w:r>
        <w:commentReference w:id="18"/>
      </w:r>
    </w:p>
    <w:p>
      <w:pPr>
        <w:bidi w:val="0"/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highlight w:val="yellow"/>
          <w:lang w:val="en-US" w:eastAsia="zh-CN"/>
        </w:rPr>
        <w:t>内容正文格式</w:t>
      </w:r>
      <w:r>
        <w:rPr>
          <w:rFonts w:hint="eastAsia"/>
          <w:color w:val="auto"/>
          <w:lang w:eastAsia="zh-CN"/>
        </w:rPr>
        <w:t>）；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......。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>
      <w:pPr>
        <w:pStyle w:val="2"/>
        <w:bidi w:val="0"/>
        <w:rPr>
          <w:rFonts w:hint="eastAsia"/>
          <w:color w:val="auto"/>
          <w:lang w:val="en-US" w:eastAsia="zh-CN"/>
        </w:rPr>
      </w:pPr>
      <w:bookmarkStart w:id="37" w:name="_Toc23872"/>
      <w:bookmarkStart w:id="38" w:name="_Toc15957"/>
      <w:bookmarkStart w:id="39" w:name="_Toc29861"/>
      <w:bookmarkStart w:id="40" w:name="_Toc1311"/>
      <w:bookmarkStart w:id="41" w:name="_Toc26078"/>
      <w:bookmarkStart w:id="42" w:name="_Toc27638"/>
      <w:bookmarkStart w:id="43" w:name="_Toc19989"/>
      <w:bookmarkStart w:id="44" w:name="_Toc7601"/>
      <w:bookmarkStart w:id="45" w:name="_Toc2667"/>
      <w:r>
        <w:rPr>
          <w:rFonts w:hint="eastAsia"/>
          <w:color w:val="auto"/>
          <w:lang w:val="en-US" w:eastAsia="zh-CN"/>
        </w:rPr>
        <w:t>5 软件列表</w:t>
      </w:r>
      <w:bookmarkEnd w:id="37"/>
      <w:bookmarkEnd w:id="38"/>
      <w:bookmarkEnd w:id="39"/>
      <w:bookmarkEnd w:id="40"/>
      <w:bookmarkEnd w:id="41"/>
      <w:bookmarkEnd w:id="42"/>
      <w:bookmarkEnd w:id="43"/>
      <w:r>
        <w:commentReference w:id="19"/>
      </w:r>
    </w:p>
    <w:p>
      <w:pPr>
        <w:pStyle w:val="3"/>
        <w:bidi w:val="0"/>
        <w:rPr>
          <w:rFonts w:hint="eastAsia"/>
          <w:color w:val="auto"/>
        </w:rPr>
      </w:pPr>
      <w:bookmarkStart w:id="46" w:name="_Toc13534"/>
      <w:bookmarkStart w:id="47" w:name="_Toc24873"/>
      <w:bookmarkStart w:id="48" w:name="_Toc30897"/>
      <w:bookmarkStart w:id="49" w:name="_Toc10570"/>
      <w:bookmarkStart w:id="50" w:name="_Toc5468"/>
      <w:r>
        <w:rPr>
          <w:rFonts w:hint="eastAsia"/>
          <w:color w:val="auto"/>
          <w:lang w:val="en-US" w:eastAsia="zh-CN"/>
        </w:rPr>
        <w:t xml:space="preserve">5.1 </w:t>
      </w:r>
      <w:r>
        <w:rPr>
          <w:rFonts w:hint="eastAsia"/>
          <w:color w:val="auto"/>
        </w:rPr>
        <w:t>本研究中使用的主要软件</w:t>
      </w:r>
      <w:bookmarkEnd w:id="44"/>
      <w:bookmarkEnd w:id="45"/>
      <w:bookmarkEnd w:id="46"/>
      <w:bookmarkEnd w:id="47"/>
      <w:bookmarkEnd w:id="48"/>
      <w:bookmarkEnd w:id="49"/>
      <w:bookmarkEnd w:id="50"/>
      <w:r>
        <w:commentReference w:id="20"/>
      </w:r>
    </w:p>
    <w:tbl>
      <w:tblPr>
        <w:tblStyle w:val="12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585"/>
      </w:tblGrid>
      <w:tr>
        <w:trPr>
          <w:jc w:val="center"/>
        </w:trPr>
        <w:tc>
          <w:tcPr>
            <w:tcW w:w="2840" w:type="dxa"/>
            <w:tcBorders>
              <w:bottom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lang w:bidi="ar"/>
              </w:rPr>
              <w:t>软件</w:t>
            </w:r>
          </w:p>
        </w:tc>
        <w:tc>
          <w:tcPr>
            <w:tcW w:w="2841" w:type="dxa"/>
            <w:tcBorders>
              <w:bottom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lang w:bidi="ar"/>
              </w:rPr>
              <w:t>版本</w:t>
            </w:r>
          </w:p>
        </w:tc>
        <w:tc>
          <w:tcPr>
            <w:tcW w:w="2585" w:type="dxa"/>
            <w:tcBorders>
              <w:bottom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lang w:bidi="ar"/>
              </w:rPr>
              <w:t>用途</w:t>
            </w:r>
          </w:p>
        </w:tc>
      </w:tr>
      <w:tr>
        <w:trPr>
          <w:jc w:val="center"/>
        </w:trPr>
        <w:tc>
          <w:tcPr>
            <w:tcW w:w="2840" w:type="dxa"/>
            <w:tcBorders>
              <w:top w:val="single" w:color="auto" w:sz="8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Cytoscape</w:t>
            </w:r>
          </w:p>
        </w:tc>
        <w:tc>
          <w:tcPr>
            <w:tcW w:w="2841" w:type="dxa"/>
            <w:tcBorders>
              <w:top w:val="single" w:color="auto" w:sz="8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3.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.2</w:t>
            </w:r>
          </w:p>
        </w:tc>
        <w:tc>
          <w:tcPr>
            <w:tcW w:w="2585" w:type="dxa"/>
            <w:tcBorders>
              <w:top w:val="single" w:color="auto" w:sz="8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网络图绘制</w:t>
            </w:r>
          </w:p>
        </w:tc>
      </w:tr>
      <w:tr>
        <w:trPr>
          <w:jc w:val="center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R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4.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2.2</w:t>
            </w:r>
          </w:p>
        </w:tc>
        <w:tc>
          <w:tcPr>
            <w:tcW w:w="2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统计分析</w:t>
            </w:r>
          </w:p>
        </w:tc>
      </w:tr>
    </w:tbl>
    <w:p>
      <w:pPr>
        <w:pStyle w:val="2"/>
        <w:bidi w:val="0"/>
        <w:rPr>
          <w:rFonts w:hint="eastAsia"/>
          <w:color w:val="auto"/>
          <w:lang w:val="en-US" w:eastAsia="zh-CN"/>
        </w:rPr>
      </w:pPr>
      <w:bookmarkStart w:id="51" w:name="_Toc672"/>
      <w:bookmarkStart w:id="52" w:name="_Toc4729"/>
      <w:bookmarkStart w:id="53" w:name="_Toc12030"/>
      <w:bookmarkStart w:id="54" w:name="_Toc27006"/>
      <w:bookmarkStart w:id="55" w:name="_Toc15783"/>
      <w:bookmarkStart w:id="56" w:name="_Toc7490"/>
      <w:bookmarkStart w:id="57" w:name="_Toc26517"/>
      <w:bookmarkStart w:id="58" w:name="_Toc10709"/>
      <w:bookmarkStart w:id="59" w:name="_Toc21516"/>
    </w:p>
    <w:p>
      <w:pPr>
        <w:pStyle w:val="2"/>
        <w:bidi w:val="0"/>
        <w:rPr>
          <w:rFonts w:hint="default"/>
          <w:color w:val="auto"/>
        </w:rPr>
      </w:pPr>
      <w:r>
        <w:rPr>
          <w:rFonts w:hint="eastAsia"/>
          <w:color w:val="auto"/>
          <w:lang w:val="en-US" w:eastAsia="zh-CN"/>
        </w:rPr>
        <w:t>6</w:t>
      </w:r>
      <w:r>
        <w:rPr>
          <w:rFonts w:hint="default"/>
          <w:color w:val="auto"/>
          <w:lang w:val="en-US" w:eastAsia="zh-CN"/>
        </w:rPr>
        <w:t xml:space="preserve"> </w:t>
      </w:r>
      <w:bookmarkStart w:id="60" w:name="_Toc179616643"/>
      <w:bookmarkStart w:id="61" w:name="_Toc181807641"/>
      <w:r>
        <w:rPr>
          <w:rFonts w:hint="default"/>
          <w:color w:val="auto"/>
        </w:rPr>
        <w:t>报告质检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>
        <w:commentReference w:id="21"/>
      </w:r>
    </w:p>
    <w:tbl>
      <w:tblPr>
        <w:tblStyle w:val="1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2349"/>
        <w:gridCol w:w="2960"/>
        <w:gridCol w:w="2076"/>
      </w:tblGrid>
      <w:tr>
        <w:trPr>
          <w:jc w:val="center"/>
        </w:trPr>
        <w:tc>
          <w:tcPr>
            <w:tcW w:w="667" w:type="pct"/>
            <w:tcBorders>
              <w:bottom w:val="single" w:color="auto" w:sz="8" w:space="0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序号</w:t>
            </w:r>
            <w:r>
              <w:commentReference w:id="22"/>
            </w:r>
          </w:p>
        </w:tc>
        <w:tc>
          <w:tcPr>
            <w:tcW w:w="1378" w:type="pct"/>
            <w:tcBorders>
              <w:bottom w:val="single" w:color="auto" w:sz="8" w:space="0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检查点</w:t>
            </w:r>
          </w:p>
        </w:tc>
        <w:tc>
          <w:tcPr>
            <w:tcW w:w="1736" w:type="pct"/>
            <w:tcBorders>
              <w:bottom w:val="single" w:color="auto" w:sz="8" w:space="0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检查内容</w:t>
            </w:r>
          </w:p>
        </w:tc>
        <w:tc>
          <w:tcPr>
            <w:tcW w:w="1218" w:type="pct"/>
            <w:tcBorders>
              <w:bottom w:val="single" w:color="auto" w:sz="8" w:space="0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分析人员自检</w:t>
            </w:r>
          </w:p>
        </w:tc>
      </w:tr>
      <w:tr>
        <w:trPr>
          <w:jc w:val="center"/>
        </w:trPr>
        <w:tc>
          <w:tcPr>
            <w:tcW w:w="667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78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标题是否正确</w:t>
            </w:r>
          </w:p>
        </w:tc>
        <w:tc>
          <w:tcPr>
            <w:tcW w:w="1736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疾病，方向是否正确，是否有错别字</w:t>
            </w:r>
          </w:p>
        </w:tc>
        <w:tc>
          <w:tcPr>
            <w:tcW w:w="1218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目录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目录序号是否正确，是否匹配分析内容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流程图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流程图和分析内容是否匹配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数据信息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数据集信息是否完整：疾病，数据集来源，样本信息，测序平台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疾病是否有错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全文出现的数字是否正确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图片是否正确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图片是否清晰完整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分析是否符合分析规范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阈值，基因数要求等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图注是否匹配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每个分析点是否有结果描述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用什么做的，得到什么结果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分析结果是否有对应的文件夹路径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总结不罗列分析点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方案调整说明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有的需要写出来，没有的写“无”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软件列表是否合格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要有软件名，版本号，用途，参考文献。软件要和分析匹配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参考文献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格式要一致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全文格式是否统一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字体，行间距，各级标题，正文首行缩进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结果文件是否完整，正确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分析点是否有对应的文件夹，文件夹内的文件是否完整，正确，可打开。图片必须要有pdf，png格式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  <w:tr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代码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分析代码提供完整、可复现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color w:val="auto"/>
                <w:sz w:val="21"/>
                <w:szCs w:val="21"/>
                <w:lang w:val="en-US" w:eastAsia="zh-CN"/>
              </w:rPr>
              <w:t>无问题</w:t>
            </w:r>
          </w:p>
        </w:tc>
      </w:tr>
    </w:tbl>
    <w:p>
      <w:pPr>
        <w:bidi w:val="0"/>
        <w:ind w:left="0" w:leftChars="0" w:firstLine="0" w:firstLineChars="0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>
      <w:pPr>
        <w:pStyle w:val="2"/>
        <w:bidi w:val="0"/>
        <w:rPr>
          <w:rFonts w:hint="eastAsia"/>
          <w:color w:val="auto"/>
        </w:rPr>
      </w:pPr>
      <w:bookmarkStart w:id="62" w:name="_Toc4531"/>
      <w:r>
        <w:rPr>
          <w:rFonts w:hint="eastAsia"/>
          <w:color w:val="auto"/>
        </w:rPr>
        <w:t>参考文献</w:t>
      </w:r>
      <w:bookmarkEnd w:id="62"/>
      <w:r>
        <w:commentReference w:id="23"/>
      </w:r>
    </w:p>
    <w:p>
      <w:pPr>
        <w:ind w:left="0" w:leftChars="0" w:firstLine="0" w:firstLineChars="0"/>
        <w:rPr>
          <w:rFonts w:hint="eastAsia"/>
          <w:color w:val="auto"/>
        </w:rPr>
      </w:pPr>
    </w:p>
    <w:p>
      <w:pPr>
        <w:numPr>
          <w:ilvl w:val="0"/>
          <w:numId w:val="3"/>
        </w:numPr>
        <w:bidi w:val="0"/>
        <w:rPr>
          <w:b w:val="0"/>
          <w:bCs w:val="0"/>
          <w:i w:val="0"/>
          <w:iCs w:val="0"/>
          <w:color w:val="auto"/>
          <w:shd w:val="clear" w:color="auto" w:fill="auto"/>
        </w:rPr>
      </w:pPr>
      <w:r>
        <w:rPr>
          <w:b w:val="0"/>
          <w:bCs w:val="0"/>
          <w:i w:val="0"/>
          <w:iCs w:val="0"/>
          <w:color w:val="auto"/>
          <w:kern w:val="0"/>
          <w:szCs w:val="32"/>
        </w:rPr>
        <w:fldChar w:fldCharType="begin"/>
      </w:r>
      <w:r>
        <w:rPr>
          <w:b w:val="0"/>
          <w:bCs w:val="0"/>
          <w:i w:val="0"/>
          <w:iCs w:val="0"/>
          <w:color w:val="auto"/>
          <w:kern w:val="0"/>
          <w:szCs w:val="32"/>
        </w:rPr>
        <w:instrText xml:space="preserve"> ADDIN EN.REFLIST </w:instrText>
      </w:r>
      <w:r>
        <w:rPr>
          <w:b w:val="0"/>
          <w:bCs w:val="0"/>
          <w:i w:val="0"/>
          <w:iCs w:val="0"/>
          <w:color w:val="auto"/>
          <w:kern w:val="0"/>
          <w:szCs w:val="32"/>
        </w:rPr>
        <w:fldChar w:fldCharType="separate"/>
      </w:r>
      <w:r>
        <w:rPr>
          <w:b w:val="0"/>
          <w:bCs w:val="0"/>
          <w:i w:val="0"/>
          <w:iCs w:val="0"/>
          <w:color w:val="auto"/>
          <w:shd w:val="clear" w:color="auto" w:fill="auto"/>
        </w:rPr>
        <w:t>Yu, H., Y. Huang, and L. Yang, Research progress in the use of mesenchymal stem cells and their derived exosomes in the treatment of osteoarthritis. Ageing Res Rev, 2022. 80: p. 101684.</w:t>
      </w:r>
    </w:p>
    <w:p>
      <w:pPr>
        <w:numPr>
          <w:ilvl w:val="0"/>
          <w:numId w:val="3"/>
        </w:numPr>
        <w:bidi w:val="0"/>
        <w:rPr>
          <w:b w:val="0"/>
          <w:bCs w:val="0"/>
          <w:i w:val="0"/>
          <w:iCs w:val="0"/>
          <w:color w:val="auto"/>
        </w:rPr>
      </w:pPr>
      <w:r>
        <w:rPr>
          <w:b w:val="0"/>
          <w:bCs w:val="0"/>
          <w:i w:val="0"/>
          <w:iCs w:val="0"/>
          <w:color w:val="auto"/>
        </w:rPr>
        <w:t>Katz, J.N., K.R. Arant, and R.F. Loeser, Diagnosis and Treatment of Hip and Knee Osteoarthritis: A Review. Jama, 2021. 325(6): p. 568-578.</w:t>
      </w:r>
    </w:p>
    <w:p>
      <w:pPr>
        <w:numPr>
          <w:ilvl w:val="0"/>
          <w:numId w:val="0"/>
        </w:numPr>
        <w:bidi w:val="0"/>
        <w:ind w:leftChars="0"/>
        <w:rPr>
          <w:rFonts w:cs="Times New Roman"/>
          <w:b/>
          <w:bCs/>
          <w:color w:val="auto"/>
          <w:kern w:val="0"/>
          <w:szCs w:val="32"/>
        </w:rPr>
      </w:pPr>
      <w:r>
        <w:rPr>
          <w:rFonts w:cs="Times New Roman"/>
          <w:b w:val="0"/>
          <w:bCs w:val="0"/>
          <w:i w:val="0"/>
          <w:iCs w:val="0"/>
          <w:color w:val="auto"/>
          <w:kern w:val="0"/>
          <w:szCs w:val="32"/>
        </w:rPr>
        <w:fldChar w:fldCharType="end"/>
      </w:r>
    </w:p>
    <w:p>
      <w:pPr>
        <w:rPr>
          <w:rStyle w:val="14"/>
          <w:rFonts w:ascii="Source_Han_Sans_CN" w:hAnsi="Source_Han_Sans_CN" w:eastAsia="Source_Han_Sans_CN" w:cs="Source_Han_Sans_CN"/>
          <w:i w:val="0"/>
          <w:iCs w:val="0"/>
          <w:caps w:val="0"/>
          <w:color w:val="auto"/>
          <w:spacing w:val="0"/>
          <w:sz w:val="24"/>
          <w:szCs w:val="24"/>
        </w:rPr>
      </w:pPr>
    </w:p>
    <w:sectPr>
      <w:footerReference r:id="rId9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qxl" w:date="2026-06-29T16:25:17Z" w:initials="">
    <w:p w14:paraId="BBFDC48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项目标题：字体小二、黑色、中文宋体，西文Times New Roman、加粗居中、1.5倍行距</w:t>
      </w:r>
    </w:p>
    <w:p w14:paraId="BB05E357">
      <w:pPr>
        <w:pStyle w:val="5"/>
      </w:pPr>
      <w:r>
        <w:rPr>
          <w:rFonts w:hint="eastAsia"/>
          <w:lang w:val="en-US" w:eastAsia="zh-CN"/>
        </w:rPr>
        <w:t>（从整个页面来看 也要居中）</w:t>
      </w:r>
    </w:p>
  </w:comment>
  <w:comment w:id="1" w:author="qxl" w:date="2026-06-29T16:25:26Z" w:initials="">
    <w:p w14:paraId="7FE7B9A5">
      <w:pPr>
        <w:pStyle w:val="5"/>
      </w:pPr>
      <w:r>
        <w:rPr>
          <w:rFonts w:hint="eastAsia"/>
          <w:lang w:val="en-US" w:eastAsia="zh-CN"/>
        </w:rPr>
        <w:t>项目编号：字体三号、黑色、中文宋体，西文Times New Roman、加粗居中、1.5倍行距</w:t>
      </w:r>
    </w:p>
  </w:comment>
  <w:comment w:id="2" w:author="qxl" w:date="2026-06-29T16:25:42Z" w:initials="">
    <w:p w14:paraId="DFCEB19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插入目录：四号宋体、黑色、居中</w:t>
      </w:r>
    </w:p>
    <w:p w14:paraId="BBFF44A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目录内容：字号小四、黑色、中文宋体，西文Times New Roman、1.5倍行距</w:t>
      </w:r>
    </w:p>
    <w:p w14:paraId="DBFF7A0C">
      <w:pPr>
        <w:pStyle w:val="5"/>
      </w:pPr>
      <w:r>
        <w:rPr>
          <w:rFonts w:hint="eastAsia"/>
          <w:lang w:val="en-US" w:eastAsia="zh-CN"/>
        </w:rPr>
        <w:t>注：注意起始页（</w:t>
      </w:r>
      <w:r>
        <w:t>项目概述</w:t>
      </w:r>
      <w:r>
        <w:rPr>
          <w:rFonts w:hint="eastAsia"/>
          <w:lang w:val="en-US" w:eastAsia="zh-CN"/>
        </w:rPr>
        <w:t>部分为第一页）</w:t>
      </w:r>
    </w:p>
  </w:comment>
  <w:comment w:id="3" w:author="qxl" w:date="2026-06-29T16:26:00Z" w:initials="">
    <w:p w14:paraId="D75A1AED">
      <w:pPr>
        <w:pStyle w:val="5"/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</w:t>
      </w:r>
      <w:r>
        <w:rPr>
          <w:highlight w:val="yellow"/>
        </w:rPr>
        <w:t>项目概述</w:t>
      </w:r>
    </w:p>
    <w:p w14:paraId="FBF71EC0">
      <w:pPr>
        <w:pStyle w:val="5"/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</w:comment>
  <w:comment w:id="4" w:author="qxl" w:date="2026-06-29T16:26:07Z" w:initials="">
    <w:p w14:paraId="FFF65DDD">
      <w:pPr>
        <w:pStyle w:val="5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参考方案内容</w:t>
      </w:r>
    </w:p>
  </w:comment>
  <w:comment w:id="5" w:author="qxl" w:date="2026-06-29T16:26:40Z" w:initials="">
    <w:p w14:paraId="3ECE55A2">
      <w:pPr>
        <w:pStyle w:val="5"/>
      </w:pPr>
      <w:r>
        <w:rPr>
          <w:rFonts w:hint="eastAsia"/>
          <w:lang w:val="en-US" w:eastAsia="zh-CN"/>
        </w:rPr>
        <w:t>正文：字号小四、黑色、中文宋体，西文Times New Roman、首行缩进2字符、1.5倍行距、（括号及标点符号均为中文状态的）、参考文献上标</w:t>
      </w:r>
    </w:p>
  </w:comment>
  <w:comment w:id="6" w:author="qxl" w:date="2026-06-29T16:29:03Z" w:initials="">
    <w:p w14:paraId="3FF3797D">
      <w:pPr>
        <w:pStyle w:val="5"/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图片居中【避免一张图片放一页A4纸】</w:t>
      </w:r>
    </w:p>
    <w:p w14:paraId="FEAE1DA7">
      <w:pPr>
        <w:pStyle w:val="5"/>
        <w:ind w:left="0" w:leftChars="0" w:firstLine="0" w:firstLineChars="0"/>
      </w:pPr>
      <w:r>
        <w:rPr>
          <w:rFonts w:hint="eastAsia"/>
          <w:lang w:val="en-US" w:eastAsia="zh-CN"/>
        </w:rPr>
        <w:t>图注：字号五号、黑色、中文宋体，西文Times New Roman、1.5倍行距、居中</w:t>
      </w:r>
    </w:p>
  </w:comment>
  <w:comment w:id="7" w:author="qxl" w:date="2026-06-29T16:49:05Z" w:initials="">
    <w:p w14:paraId="FCBF0592">
      <w:pPr>
        <w:pStyle w:val="5"/>
        <w:rPr>
          <w:rFonts w:hint="default" w:ascii="Times New Roman Regular" w:hAnsi="Times New Roman Regular" w:eastAsia="宋体" w:cs="Times New Roman Regular"/>
          <w:highlight w:val="green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val="en-US" w:eastAsia="zh-CN"/>
        </w:rPr>
        <w:t>此部分需要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</w:rPr>
        <w:t>系统阐述各项分析所涉及的方法学细节，具体包括：所用数据集来源、分析所采用的 R 包（附版本号及相应参考文献）、预设的比较组别，以筛选阈值（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val="en-US" w:eastAsia="zh-CN"/>
        </w:rPr>
        <w:t>例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</w:rPr>
        <w:t xml:space="preserve"> |log₂FC| &gt; 1 且调整后 P &lt; 0.05 为截断标准）。</w:t>
      </w:r>
    </w:p>
  </w:comment>
  <w:comment w:id="8" w:author="qxl" w:date="2026-06-29T16:27:18Z" w:initials="">
    <w:p w14:paraId="3F99BF7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数据来源内容：正文：字号小四、黑色、中文宋体，西文Times New Roman、1.5倍行距、（括号为中文状态的）、无缩进、自动编号</w:t>
      </w:r>
    </w:p>
    <w:p w14:paraId="5A7FF667">
      <w:pPr>
        <w:pStyle w:val="5"/>
      </w:pPr>
      <w:r>
        <w:rPr>
          <w:rFonts w:hint="eastAsia"/>
          <w:highlight w:val="yellow"/>
          <w:lang w:val="en-US" w:eastAsia="zh-CN"/>
        </w:rPr>
        <w:t>数据集用蓝色加粗字体标出</w:t>
      </w:r>
    </w:p>
  </w:comment>
  <w:comment w:id="9" w:author="qxl" w:date="2026-06-29T16:41:55Z" w:initials="">
    <w:p w14:paraId="4D6B6C8B">
      <w:pPr>
        <w:pStyle w:val="5"/>
        <w:rPr>
          <w:rFonts w:hint="default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本部分</w:t>
      </w:r>
    </w:p>
  </w:comment>
  <w:comment w:id="10" w:author="qxl" w:date="2026-06-29T16:29:53Z" w:initials="">
    <w:p w14:paraId="2F5DADAC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9F7F8140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分析结果</w:t>
      </w:r>
    </w:p>
    <w:p w14:paraId="56F6CFB3">
      <w:pPr>
        <w:pStyle w:val="5"/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</w:comment>
  <w:comment w:id="11" w:author="qxl" w:date="2026-06-29T16:30:00Z" w:initials="">
    <w:p w14:paraId="36DC4A13">
      <w:pPr>
        <w:pStyle w:val="5"/>
      </w:pPr>
      <w:r>
        <w:rPr>
          <w:rFonts w:hint="eastAsia"/>
          <w:lang w:val="en-US" w:eastAsia="zh-CN"/>
        </w:rPr>
        <w:t>标题2：字号三号加粗、黑色、中文宋体，西文Times New Roman、无缩进、1.5倍行距</w:t>
      </w:r>
    </w:p>
  </w:comment>
  <w:comment w:id="12" w:author="qxl" w:date="2026-06-29T16:30:08Z" w:initials="">
    <w:p w14:paraId="E5FFE4F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正文：字号小四、黑色、中文宋体，西文Times New Roman、1.5倍行距、首行缩进2字符、（括号及标点符号均为中文状态的）</w:t>
      </w:r>
    </w:p>
    <w:p w14:paraId="73AE26AD">
      <w:pPr>
        <w:pStyle w:val="5"/>
      </w:pPr>
      <w:r>
        <w:rPr>
          <w:rFonts w:hint="eastAsia"/>
          <w:color w:val="C00000"/>
          <w:lang w:val="en-US" w:eastAsia="zh-CN"/>
        </w:rPr>
        <w:t>注：</w:t>
      </w:r>
      <w:r>
        <w:rPr>
          <w:rFonts w:hint="eastAsia"/>
          <w:highlight w:val="yellow"/>
          <w:lang w:val="en-US" w:eastAsia="zh-CN"/>
        </w:rPr>
        <w:t>数据集用蓝色加粗字体标出、阈值用绿色加粗字体标出、结果描述用红色加粗字体标出（结果内容较多的情况，只加粗标注重点即可）</w:t>
      </w:r>
    </w:p>
  </w:comment>
  <w:comment w:id="13" w:author="qxl" w:date="2026-06-29T16:29:46Z" w:initials="">
    <w:p w14:paraId="BD5FEEBC">
      <w:pPr>
        <w:pStyle w:val="5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仅需要描述关键结果（数据结果），如具体多少差异基因、交集基因、通路基因，可以按照分析逻辑整合方案分析点</w:t>
      </w:r>
    </w:p>
  </w:comment>
  <w:comment w:id="14" w:author="qxl" w:date="2026-06-29T16:31:20Z" w:initials="">
    <w:p w14:paraId="7EEE51D9">
      <w:pPr>
        <w:pStyle w:val="5"/>
        <w:rPr>
          <w:highlight w:val="green"/>
        </w:rPr>
      </w:pPr>
      <w:r>
        <w:rPr>
          <w:rFonts w:hint="eastAsia"/>
          <w:highlight w:val="green"/>
          <w:lang w:val="en-US" w:eastAsia="zh-CN"/>
        </w:rPr>
        <w:t>图片居中，要注意图片大小，图中信息需要清晰可见</w:t>
      </w:r>
    </w:p>
  </w:comment>
  <w:comment w:id="15" w:author="qxl" w:date="2026-06-29T16:31:33Z" w:initials="">
    <w:p w14:paraId="675F1313">
      <w:pPr>
        <w:pStyle w:val="5"/>
        <w:numPr>
          <w:ilvl w:val="0"/>
          <w:numId w:val="0"/>
        </w:numPr>
      </w:pPr>
      <w:r>
        <w:rPr>
          <w:rFonts w:hint="eastAsia"/>
          <w:lang w:val="en-US" w:eastAsia="zh-CN"/>
        </w:rPr>
        <w:t>图注：字号五号、黑色、中文宋体，西文Times New Roman、1.5倍行距、居中</w:t>
      </w:r>
    </w:p>
  </w:comment>
  <w:comment w:id="16" w:author="qxl" w:date="2026-06-29T16:31:42Z" w:initials="">
    <w:p w14:paraId="3F7E06E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每部分完成后添加备注，描述该部分数据及图片所对应的文件夹</w:t>
      </w:r>
    </w:p>
    <w:p w14:paraId="FFF3FEC2">
      <w:pPr>
        <w:pStyle w:val="5"/>
      </w:pPr>
      <w:r>
        <w:rPr>
          <w:rFonts w:hint="eastAsia"/>
          <w:lang w:val="en-US" w:eastAsia="zh-CN"/>
        </w:rPr>
        <w:t>格式：字号小四加粗、深红、中文宋体，西文Times New Roman、无缩进、1.5倍行距</w:t>
      </w:r>
    </w:p>
  </w:comment>
  <w:comment w:id="17" w:author="qxl" w:date="2026-06-29T16:32:23Z" w:initials="">
    <w:p w14:paraId="691D4EDA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5EBFAFCA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项目总结</w:t>
      </w:r>
    </w:p>
    <w:p w14:paraId="66FF474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73EA6862">
      <w:pPr>
        <w:pStyle w:val="5"/>
      </w:pPr>
      <w:r>
        <w:rPr>
          <w:rFonts w:hint="eastAsia"/>
          <w:lang w:val="en-US" w:eastAsia="zh-CN"/>
        </w:rPr>
        <w:t>总结部分不能低于1页A4纸</w:t>
      </w:r>
    </w:p>
  </w:comment>
  <w:comment w:id="18" w:author="qxl" w:date="2026-06-29T16:33:11Z" w:initials="">
    <w:p w14:paraId="77FFF6C2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7FFC52D6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项目总结</w:t>
      </w:r>
    </w:p>
    <w:p w14:paraId="F433551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1F6746D0">
      <w:pPr>
        <w:pStyle w:val="5"/>
      </w:pPr>
      <w:r>
        <w:rPr>
          <w:rFonts w:hint="eastAsia"/>
          <w:lang w:val="en-US" w:eastAsia="zh-CN"/>
        </w:rPr>
        <w:t>总结部分不能低于1页A4纸</w:t>
      </w:r>
    </w:p>
  </w:comment>
  <w:comment w:id="19" w:author="qxl" w:date="2026-06-29T16:33:23Z" w:initials="">
    <w:p w14:paraId="1AB373A8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CFFAB5BA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软件列表</w:t>
      </w:r>
    </w:p>
    <w:p w14:paraId="7FBD72BE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3FEFAF4E">
      <w:pPr>
        <w:pStyle w:val="5"/>
      </w:pPr>
      <w:r>
        <w:rPr>
          <w:rFonts w:hint="eastAsia"/>
          <w:lang w:val="en-US" w:eastAsia="zh-CN"/>
        </w:rPr>
        <w:t>该部分要列出 使用的软件+版本号+用途+R包参考文献</w:t>
      </w:r>
    </w:p>
  </w:comment>
  <w:comment w:id="20" w:author="qxl" w:date="2026-06-29T16:33:34Z" w:initials="">
    <w:p w14:paraId="77ED9675">
      <w:pPr>
        <w:pStyle w:val="5"/>
      </w:pPr>
      <w:r>
        <w:rPr>
          <w:rFonts w:hint="eastAsia"/>
          <w:lang w:val="en-US" w:eastAsia="zh-CN"/>
        </w:rPr>
        <w:t>表格：三线表、字号五号、黑色、中文宋体，西文Times New Roman、表格内容居中</w:t>
      </w:r>
    </w:p>
  </w:comment>
  <w:comment w:id="21" w:author="qxl" w:date="2026-06-29T16:33:49Z" w:initials="">
    <w:p w14:paraId="2F1B80FC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F5BB805A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报告质检</w:t>
      </w:r>
    </w:p>
    <w:p w14:paraId="BEBF99AF">
      <w:pPr>
        <w:pStyle w:val="5"/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</w:comment>
  <w:comment w:id="22" w:author="qxl" w:date="2026-06-29T16:33:58Z" w:initials="">
    <w:p w14:paraId="75FF6C9F">
      <w:pPr>
        <w:pStyle w:val="5"/>
      </w:pPr>
      <w:r>
        <w:rPr>
          <w:rFonts w:hint="eastAsia"/>
          <w:lang w:val="en-US" w:eastAsia="zh-CN"/>
        </w:rPr>
        <w:t>表格：三线表、字号五号、黑色、中文宋体，西文Times New Roman、表格内容居中</w:t>
      </w:r>
    </w:p>
  </w:comment>
  <w:comment w:id="23" w:author="qxl" w:date="2026-06-29T16:34:08Z" w:initials="">
    <w:p w14:paraId="7DF8BB8D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E6D34B8C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参考文献</w:t>
      </w:r>
    </w:p>
    <w:p w14:paraId="127F3C1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7BBF59AB">
      <w:pPr>
        <w:pStyle w:val="5"/>
        <w:rPr>
          <w:rFonts w:hint="eastAsia"/>
          <w:lang w:val="en-US" w:eastAsia="zh-CN"/>
        </w:rPr>
      </w:pPr>
    </w:p>
    <w:p w14:paraId="BABDBC4E">
      <w:pPr>
        <w:pStyle w:val="5"/>
        <w:rPr>
          <w:rFonts w:hint="eastAsia"/>
          <w:lang w:val="en-US" w:eastAsia="zh-CN"/>
        </w:rPr>
      </w:pPr>
    </w:p>
    <w:p w14:paraId="FFAE5BA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参考文献内容：正文格式：字号小四、黑色、中文宋体，西文Times New Roman、1.5倍行距、（括号及标点符号均为中文状态的）</w:t>
      </w:r>
    </w:p>
    <w:p w14:paraId="B5FE456F">
      <w:pPr>
        <w:pStyle w:val="5"/>
      </w:pPr>
      <w:r>
        <w:rPr>
          <w:rFonts w:hint="eastAsia"/>
          <w:lang w:val="en-US" w:eastAsia="zh-CN"/>
        </w:rPr>
        <w:t>自定义编号[1]、[2]、[3].....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BB05E357" w15:done="0"/>
  <w15:commentEx w15:paraId="7FE7B9A5" w15:done="0"/>
  <w15:commentEx w15:paraId="DBFF7A0C" w15:done="0"/>
  <w15:commentEx w15:paraId="FBF71EC0" w15:done="0"/>
  <w15:commentEx w15:paraId="FFF65DDD" w15:done="0"/>
  <w15:commentEx w15:paraId="3ECE55A2" w15:done="0"/>
  <w15:commentEx w15:paraId="FEAE1DA7" w15:done="0"/>
  <w15:commentEx w15:paraId="FCBF0592" w15:done="0"/>
  <w15:commentEx w15:paraId="5A7FF667" w15:done="0"/>
  <w15:commentEx w15:paraId="4D6B6C8B" w15:done="0"/>
  <w15:commentEx w15:paraId="56F6CFB3" w15:done="0"/>
  <w15:commentEx w15:paraId="36DC4A13" w15:done="0"/>
  <w15:commentEx w15:paraId="73AE26AD" w15:done="0"/>
  <w15:commentEx w15:paraId="BD5FEEBC" w15:done="0"/>
  <w15:commentEx w15:paraId="7EEE51D9" w15:done="0"/>
  <w15:commentEx w15:paraId="675F1313" w15:done="0"/>
  <w15:commentEx w15:paraId="FFF3FEC2" w15:done="0"/>
  <w15:commentEx w15:paraId="73EA6862" w15:done="0"/>
  <w15:commentEx w15:paraId="1F6746D0" w15:done="0"/>
  <w15:commentEx w15:paraId="3FEFAF4E" w15:done="0"/>
  <w15:commentEx w15:paraId="77ED9675" w15:done="0"/>
  <w15:commentEx w15:paraId="BEBF99AF" w15:done="0"/>
  <w15:commentEx w15:paraId="75FF6C9F" w15:done="0"/>
  <w15:commentEx w15:paraId="B5FE456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ource_Han_Sans_C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color w:val="000000" w:themeColor="text1"/>
        <w14:textFill>
          <w14:solidFill>
            <w14:schemeClr w14:val="tx1"/>
          </w14:solidFill>
        </w14:textFill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9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WAAAAZHJzL1BLAQIUABQAAAAIAIdO4kCzSVju0AAAAAUBAAAPAAAAAAAAAAEAIAAAADgA&#10;AABkcnMvZG93bnJldi54bWxQSwECFAAUAAAACACHTuJA4MF2iDQCAABlBAAADgAAAAAAAAABACAA&#10;AAA1AQAAZHJzL2Uyb0RvYy54bWxQSwUGAAAAAAYABgBZAQAA2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color w:val="000000" w:themeColor="text1"/>
        <w14:textFill>
          <w14:solidFill>
            <w14:schemeClr w14:val="tx1"/>
          </w14:solidFill>
        </w14:textFill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9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WAAAAZHJzL1BLAQIUABQAAAAIAIdO4kCzSVju0AAAAAUBAAAPAAAAAAAAAAEAIAAAADgA&#10;AABkcnMvZG93bnJldi54bWxQSwECFAAUAAAACACHTuJAH6F1nTQCAABlBAAADgAAAAAAAAABACAA&#10;AAA1AQAAZHJzL2Uyb0RvYy54bWxQSwUGAAAAAAYABgBZAQAA2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73F62"/>
    <w:multiLevelType w:val="singleLevel"/>
    <w:tmpl w:val="BE473F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64E28F8B"/>
    <w:multiLevelType w:val="singleLevel"/>
    <w:tmpl w:val="64E28F8B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2">
    <w:nsid w:val="6BF11ACE"/>
    <w:multiLevelType w:val="singleLevel"/>
    <w:tmpl w:val="6BF11AC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qxl">
    <w15:presenceInfo w15:providerId="WPS Office" w15:userId="781989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77400"/>
    <w:rsid w:val="01E5529D"/>
    <w:rsid w:val="117460D6"/>
    <w:rsid w:val="4C334692"/>
    <w:rsid w:val="4C777400"/>
    <w:rsid w:val="6FFA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0"/>
      </w:numPr>
      <w:wordWrap/>
      <w:spacing w:line="480" w:lineRule="auto"/>
      <w:ind w:left="0" w:firstLineChars="0"/>
      <w:outlineLvl w:val="0"/>
    </w:pPr>
    <w:rPr>
      <w:rFonts w:ascii="Times New Roman" w:hAnsi="Times New Roman" w:eastAsia="宋体" w:cs="Times New Roman"/>
      <w:b/>
      <w:bCs/>
      <w:color w:val="000000" w:themeColor="text1"/>
      <w:sz w:val="44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wordWrap/>
      <w:spacing w:before="50" w:beforeLines="50" w:after="50" w:afterLines="50"/>
      <w:ind w:firstLine="0" w:firstLineChars="0"/>
      <w:outlineLvl w:val="1"/>
    </w:pPr>
    <w:rPr>
      <w:rFonts w:ascii="Times New Roman" w:hAnsi="Times New Roman" w:eastAsia="宋体"/>
      <w:b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numPr>
        <w:ilvl w:val="3"/>
        <w:numId w:val="0"/>
      </w:numPr>
      <w:wordWrap/>
      <w:ind w:firstLineChars="0"/>
      <w:jc w:val="left"/>
      <w:outlineLvl w:val="2"/>
    </w:pPr>
    <w:rPr>
      <w:rFonts w:ascii="Times New Roman" w:hAnsi="Times New Roman" w:cs="Times New Roman"/>
      <w:b/>
      <w:bCs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adjustRightInd w:val="0"/>
      <w:ind w:firstLine="480"/>
    </w:pPr>
    <w:rPr>
      <w:rFonts w:cs="Times New Roman"/>
      <w:szCs w:val="28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paragraph" w:styleId="17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1961</Words>
  <Characters>2862</Characters>
  <Lines>0</Lines>
  <Paragraphs>0</Paragraphs>
  <TotalTime>9</TotalTime>
  <ScaleCrop>false</ScaleCrop>
  <LinksUpToDate>false</LinksUpToDate>
  <CharactersWithSpaces>3053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2026-06-23T12:56:00Z</dcterms:created>
  <dc:creator>qxl</dc:creator>
  <cp:lastModifiedBy>雪</cp:lastModifiedBy>
  <dcterms:modified xsi:type="dcterms:W3CDTF">2026-06-29T20:47:59Z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8A21C24C3C0CF7257F69426A71E1D070_43</vt:lpwstr>
  </property>
  <property fmtid="{D5CDD505-2E9C-101B-9397-08002B2CF9AE}" pid="4" name="KSOTemplateDocerSaveRecord">
    <vt:lpwstr>eyJoZGlkIjoiZDZlYmI3OWYxOTJkZWViNmZmZGFmZmE1MWQ2NTU3MTMiLCJ1c2VySWQiOiI3MTA2MTc5MDcifQ==</vt:lpwstr>
  </property>
</Properties>
</file>